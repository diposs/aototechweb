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4443" w:rsidRDefault="00D94443" w:rsidP="00581746">
      <w:pPr>
        <w:pStyle w:val="1"/>
        <w:rPr>
          <w:ins w:id="0" w:author="Guohua Deng" w:date="2016-01-25T09:21:00Z"/>
        </w:rPr>
        <w:pPrChange w:id="1" w:author="Guohua Deng" w:date="2016-01-25T09:21:00Z">
          <w:pPr/>
        </w:pPrChange>
      </w:pPr>
      <w:del w:id="2" w:author="Guohua Deng" w:date="2016-01-25T09:21:00Z">
        <w:r w:rsidDel="00581746">
          <w:rPr>
            <w:rFonts w:hint="eastAsia"/>
          </w:rPr>
          <w:delText>附加的</w:delText>
        </w:r>
      </w:del>
      <w:r>
        <w:rPr>
          <w:rFonts w:hint="eastAsia"/>
        </w:rPr>
        <w:t>费用汇总</w:t>
      </w:r>
    </w:p>
    <w:p w:rsidR="00581746" w:rsidDel="00581746" w:rsidRDefault="00581746" w:rsidP="00074E1B">
      <w:pPr>
        <w:rPr>
          <w:del w:id="3" w:author="Guohua Deng" w:date="2016-01-25T09:21:00Z"/>
          <w:rFonts w:hint="eastAsia"/>
        </w:rPr>
      </w:pPr>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4800"/>
        <w:gridCol w:w="788"/>
        <w:tblGridChange w:id="4">
          <w:tblGrid>
            <w:gridCol w:w="960"/>
            <w:gridCol w:w="960"/>
            <w:gridCol w:w="4800"/>
            <w:gridCol w:w="788"/>
          </w:tblGrid>
        </w:tblGridChange>
      </w:tblGrid>
      <w:tr w:rsidR="00F42D4A" w:rsidRPr="00D94443" w:rsidTr="00F42D4A">
        <w:trPr>
          <w:trHeight w:val="280"/>
        </w:trPr>
        <w:tc>
          <w:tcPr>
            <w:tcW w:w="960" w:type="dxa"/>
            <w:shd w:val="clear" w:color="auto" w:fill="auto"/>
            <w:noWrap/>
            <w:vAlign w:val="center"/>
            <w:hideMark/>
          </w:tcPr>
          <w:p w:rsidR="00F42D4A" w:rsidRPr="00D94443" w:rsidRDefault="00F42D4A" w:rsidP="00D94443">
            <w:pPr>
              <w:widowControl/>
              <w:jc w:val="left"/>
              <w:rPr>
                <w:rFonts w:ascii="宋体" w:hAnsi="宋体" w:cs="宋体"/>
                <w:color w:val="000000"/>
                <w:kern w:val="0"/>
                <w:sz w:val="22"/>
              </w:rPr>
            </w:pPr>
            <w:r w:rsidRPr="00D94443">
              <w:rPr>
                <w:rFonts w:ascii="宋体" w:hAnsi="宋体" w:cs="宋体" w:hint="eastAsia"/>
                <w:color w:val="000000"/>
                <w:kern w:val="0"/>
                <w:sz w:val="22"/>
              </w:rPr>
              <w:t>1.2</w:t>
            </w:r>
          </w:p>
        </w:tc>
        <w:tc>
          <w:tcPr>
            <w:tcW w:w="960" w:type="dxa"/>
            <w:shd w:val="clear" w:color="auto" w:fill="auto"/>
            <w:noWrap/>
            <w:vAlign w:val="center"/>
            <w:hideMark/>
          </w:tcPr>
          <w:p w:rsidR="00F42D4A" w:rsidRPr="00D94443" w:rsidRDefault="00F42D4A" w:rsidP="00D94443">
            <w:pPr>
              <w:widowControl/>
              <w:jc w:val="right"/>
              <w:rPr>
                <w:rFonts w:ascii="宋体" w:hAnsi="宋体" w:cs="宋体"/>
                <w:color w:val="000000"/>
                <w:kern w:val="0"/>
                <w:sz w:val="22"/>
              </w:rPr>
            </w:pPr>
            <w:r w:rsidRPr="00D94443">
              <w:rPr>
                <w:rFonts w:ascii="宋体" w:hAnsi="宋体" w:cs="宋体" w:hint="eastAsia"/>
                <w:color w:val="000000"/>
                <w:kern w:val="0"/>
                <w:sz w:val="22"/>
              </w:rPr>
              <w:t>1000</w:t>
            </w:r>
          </w:p>
        </w:tc>
        <w:tc>
          <w:tcPr>
            <w:tcW w:w="4800" w:type="dxa"/>
            <w:shd w:val="clear" w:color="auto" w:fill="auto"/>
            <w:noWrap/>
            <w:vAlign w:val="center"/>
            <w:hideMark/>
          </w:tcPr>
          <w:p w:rsidR="00F42D4A" w:rsidRPr="00D94443" w:rsidRDefault="00F42D4A" w:rsidP="00D94443">
            <w:pPr>
              <w:widowControl/>
              <w:jc w:val="left"/>
              <w:rPr>
                <w:rFonts w:ascii="宋体" w:hAnsi="宋体" w:cs="宋体"/>
                <w:color w:val="000000"/>
                <w:kern w:val="0"/>
                <w:sz w:val="22"/>
              </w:rPr>
            </w:pPr>
            <w:r w:rsidRPr="00D94443">
              <w:rPr>
                <w:rFonts w:ascii="宋体" w:hAnsi="宋体" w:cs="宋体" w:hint="eastAsia"/>
                <w:color w:val="000000"/>
                <w:kern w:val="0"/>
                <w:sz w:val="22"/>
              </w:rPr>
              <w:t>单独页面放产品文档和程序下载链接</w:t>
            </w:r>
          </w:p>
        </w:tc>
        <w:tc>
          <w:tcPr>
            <w:tcW w:w="788" w:type="dxa"/>
            <w:shd w:val="clear" w:color="auto" w:fill="auto"/>
            <w:vAlign w:val="center"/>
          </w:tcPr>
          <w:p w:rsidR="00F42D4A" w:rsidRPr="00D94443" w:rsidRDefault="00F42D4A" w:rsidP="00F42D4A">
            <w:pPr>
              <w:widowControl/>
              <w:jc w:val="left"/>
              <w:rPr>
                <w:rFonts w:ascii="宋体" w:hAnsi="宋体" w:cs="宋体"/>
                <w:color w:val="000000"/>
                <w:kern w:val="0"/>
                <w:sz w:val="22"/>
              </w:rPr>
            </w:pPr>
            <w:ins w:id="5" w:author="Guohua Deng" w:date="2016-01-24T13:35:00Z">
              <w:r>
                <w:rPr>
                  <w:rFonts w:ascii="宋体" w:hAnsi="宋体" w:cs="宋体"/>
                  <w:color w:val="000000"/>
                  <w:kern w:val="0"/>
                  <w:sz w:val="22"/>
                </w:rPr>
                <w:t>Y</w:t>
              </w:r>
            </w:ins>
          </w:p>
        </w:tc>
      </w:tr>
      <w:tr w:rsidR="00F42D4A" w:rsidRPr="00D94443" w:rsidTr="00F42D4A">
        <w:trPr>
          <w:trHeight w:val="280"/>
        </w:trPr>
        <w:tc>
          <w:tcPr>
            <w:tcW w:w="960" w:type="dxa"/>
            <w:shd w:val="clear" w:color="auto" w:fill="auto"/>
            <w:noWrap/>
            <w:vAlign w:val="center"/>
            <w:hideMark/>
          </w:tcPr>
          <w:p w:rsidR="00F42D4A" w:rsidRPr="00D94443" w:rsidRDefault="00F42D4A" w:rsidP="00D94443">
            <w:pPr>
              <w:widowControl/>
              <w:jc w:val="left"/>
              <w:rPr>
                <w:rFonts w:ascii="宋体" w:hAnsi="宋体" w:cs="宋体"/>
                <w:color w:val="000000"/>
                <w:kern w:val="0"/>
                <w:sz w:val="22"/>
              </w:rPr>
            </w:pPr>
            <w:r w:rsidRPr="00D94443">
              <w:rPr>
                <w:rFonts w:ascii="宋体" w:hAnsi="宋体" w:cs="宋体" w:hint="eastAsia"/>
                <w:color w:val="000000"/>
                <w:kern w:val="0"/>
                <w:sz w:val="22"/>
              </w:rPr>
              <w:t>2.5</w:t>
            </w:r>
          </w:p>
        </w:tc>
        <w:tc>
          <w:tcPr>
            <w:tcW w:w="960" w:type="dxa"/>
            <w:shd w:val="clear" w:color="auto" w:fill="auto"/>
            <w:noWrap/>
            <w:vAlign w:val="center"/>
            <w:hideMark/>
          </w:tcPr>
          <w:p w:rsidR="00F42D4A" w:rsidRPr="00D94443" w:rsidRDefault="00F42D4A" w:rsidP="00D94443">
            <w:pPr>
              <w:widowControl/>
              <w:jc w:val="right"/>
              <w:rPr>
                <w:rFonts w:ascii="宋体" w:hAnsi="宋体" w:cs="宋体"/>
                <w:color w:val="000000"/>
                <w:kern w:val="0"/>
                <w:sz w:val="22"/>
              </w:rPr>
            </w:pPr>
            <w:r w:rsidRPr="00D94443">
              <w:rPr>
                <w:rFonts w:ascii="宋体" w:hAnsi="宋体" w:cs="宋体" w:hint="eastAsia"/>
                <w:color w:val="000000"/>
                <w:kern w:val="0"/>
                <w:sz w:val="22"/>
              </w:rPr>
              <w:t>600</w:t>
            </w:r>
          </w:p>
        </w:tc>
        <w:tc>
          <w:tcPr>
            <w:tcW w:w="4800" w:type="dxa"/>
            <w:shd w:val="clear" w:color="auto" w:fill="auto"/>
            <w:noWrap/>
            <w:vAlign w:val="center"/>
            <w:hideMark/>
          </w:tcPr>
          <w:p w:rsidR="00F42D4A" w:rsidRPr="00D94443" w:rsidRDefault="00F42D4A" w:rsidP="00D94443">
            <w:pPr>
              <w:widowControl/>
              <w:jc w:val="left"/>
              <w:rPr>
                <w:rFonts w:ascii="宋体" w:hAnsi="宋体" w:cs="宋体"/>
                <w:color w:val="000000"/>
                <w:kern w:val="0"/>
                <w:sz w:val="22"/>
              </w:rPr>
            </w:pPr>
            <w:r w:rsidRPr="00D94443">
              <w:rPr>
                <w:rFonts w:ascii="宋体" w:hAnsi="宋体" w:cs="宋体" w:hint="eastAsia"/>
                <w:color w:val="000000"/>
                <w:kern w:val="0"/>
                <w:sz w:val="22"/>
              </w:rPr>
              <w:t>配置dhl</w:t>
            </w:r>
          </w:p>
        </w:tc>
        <w:tc>
          <w:tcPr>
            <w:tcW w:w="788" w:type="dxa"/>
            <w:shd w:val="clear" w:color="auto" w:fill="auto"/>
            <w:vAlign w:val="center"/>
          </w:tcPr>
          <w:p w:rsidR="00F42D4A" w:rsidRPr="00D94443" w:rsidRDefault="00F42D4A" w:rsidP="00F42D4A">
            <w:pPr>
              <w:widowControl/>
              <w:jc w:val="left"/>
              <w:rPr>
                <w:rFonts w:ascii="宋体" w:hAnsi="宋体" w:cs="宋体"/>
                <w:color w:val="000000"/>
                <w:kern w:val="0"/>
                <w:sz w:val="22"/>
              </w:rPr>
            </w:pPr>
            <w:ins w:id="6" w:author="Guohua Deng" w:date="2016-01-24T13:36:00Z">
              <w:r>
                <w:rPr>
                  <w:rFonts w:ascii="宋体" w:hAnsi="宋体" w:cs="宋体" w:hint="eastAsia"/>
                  <w:color w:val="000000"/>
                  <w:kern w:val="0"/>
                  <w:sz w:val="22"/>
                </w:rPr>
                <w:t>N</w:t>
              </w:r>
            </w:ins>
          </w:p>
        </w:tc>
      </w:tr>
      <w:tr w:rsidR="00F42D4A" w:rsidRPr="00D94443" w:rsidTr="007C5033">
        <w:tblPrEx>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 w:author="Guohua Deng" w:date="2016-01-25T09:16:00Z">
            <w:tblPrEx>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60"/>
          <w:trPrChange w:id="8" w:author="Guohua Deng" w:date="2016-01-25T09:16:00Z">
            <w:trPr>
              <w:trHeight w:val="160"/>
            </w:trPr>
          </w:trPrChange>
        </w:trPr>
        <w:tc>
          <w:tcPr>
            <w:tcW w:w="960" w:type="dxa"/>
            <w:shd w:val="clear" w:color="auto" w:fill="auto"/>
            <w:noWrap/>
            <w:vAlign w:val="center"/>
            <w:hideMark/>
            <w:tcPrChange w:id="9" w:author="Guohua Deng" w:date="2016-01-25T09:16:00Z">
              <w:tcPr>
                <w:tcW w:w="960" w:type="dxa"/>
                <w:shd w:val="clear" w:color="auto" w:fill="auto"/>
                <w:noWrap/>
                <w:vAlign w:val="center"/>
                <w:hideMark/>
              </w:tcPr>
            </w:tcPrChange>
          </w:tcPr>
          <w:p w:rsidR="00F42D4A" w:rsidRPr="00D94443" w:rsidRDefault="00F42D4A" w:rsidP="00D94443">
            <w:pPr>
              <w:widowControl/>
              <w:jc w:val="left"/>
              <w:rPr>
                <w:rFonts w:ascii="宋体" w:hAnsi="宋体" w:cs="宋体"/>
                <w:color w:val="000000"/>
                <w:kern w:val="0"/>
                <w:sz w:val="22"/>
              </w:rPr>
            </w:pPr>
          </w:p>
        </w:tc>
        <w:tc>
          <w:tcPr>
            <w:tcW w:w="960" w:type="dxa"/>
            <w:shd w:val="clear" w:color="auto" w:fill="auto"/>
            <w:noWrap/>
            <w:vAlign w:val="center"/>
            <w:tcPrChange w:id="10" w:author="Guohua Deng" w:date="2016-01-25T09:16:00Z">
              <w:tcPr>
                <w:tcW w:w="960" w:type="dxa"/>
                <w:shd w:val="clear" w:color="auto" w:fill="auto"/>
                <w:noWrap/>
                <w:vAlign w:val="center"/>
              </w:tcPr>
            </w:tcPrChange>
          </w:tcPr>
          <w:p w:rsidR="00F42D4A" w:rsidRPr="00D94443" w:rsidRDefault="007C5033" w:rsidP="00D94443">
            <w:pPr>
              <w:widowControl/>
              <w:jc w:val="right"/>
              <w:rPr>
                <w:rFonts w:ascii="宋体" w:hAnsi="宋体" w:cs="宋体"/>
                <w:color w:val="000000"/>
                <w:kern w:val="0"/>
                <w:sz w:val="22"/>
              </w:rPr>
            </w:pPr>
            <w:ins w:id="11" w:author="Guohua Deng" w:date="2016-01-25T09:16:00Z">
              <w:r>
                <w:rPr>
                  <w:rFonts w:ascii="宋体" w:hAnsi="宋体" w:cs="宋体"/>
                  <w:color w:val="000000"/>
                  <w:kern w:val="0"/>
                  <w:sz w:val="22"/>
                </w:rPr>
                <w:t>100</w:t>
              </w:r>
            </w:ins>
            <w:del w:id="12" w:author="Guohua Deng" w:date="2016-01-25T09:16:00Z">
              <w:r w:rsidR="00F42D4A" w:rsidRPr="00D94443" w:rsidDel="007C5033">
                <w:rPr>
                  <w:rFonts w:ascii="宋体" w:hAnsi="宋体" w:cs="宋体" w:hint="eastAsia"/>
                  <w:color w:val="000000"/>
                  <w:kern w:val="0"/>
                  <w:sz w:val="22"/>
                </w:rPr>
                <w:delText>100</w:delText>
              </w:r>
            </w:del>
          </w:p>
        </w:tc>
        <w:tc>
          <w:tcPr>
            <w:tcW w:w="4800" w:type="dxa"/>
            <w:shd w:val="clear" w:color="auto" w:fill="auto"/>
            <w:noWrap/>
            <w:vAlign w:val="center"/>
            <w:tcPrChange w:id="13" w:author="Guohua Deng" w:date="2016-01-25T09:16:00Z">
              <w:tcPr>
                <w:tcW w:w="4800" w:type="dxa"/>
                <w:shd w:val="clear" w:color="auto" w:fill="auto"/>
                <w:noWrap/>
                <w:vAlign w:val="center"/>
              </w:tcPr>
            </w:tcPrChange>
          </w:tcPr>
          <w:p w:rsidR="00F42D4A" w:rsidRPr="00D94443" w:rsidRDefault="007C5033" w:rsidP="00D94443">
            <w:pPr>
              <w:widowControl/>
              <w:jc w:val="left"/>
              <w:rPr>
                <w:rFonts w:ascii="宋体" w:hAnsi="宋体" w:cs="宋体"/>
                <w:color w:val="000000"/>
                <w:kern w:val="0"/>
                <w:sz w:val="22"/>
              </w:rPr>
            </w:pPr>
            <w:ins w:id="14" w:author="Guohua Deng" w:date="2016-01-25T09:16:00Z">
              <w:r>
                <w:rPr>
                  <w:rFonts w:ascii="宋体" w:hAnsi="宋体" w:cs="宋体" w:hint="eastAsia"/>
                  <w:color w:val="000000"/>
                  <w:kern w:val="0"/>
                  <w:sz w:val="22"/>
                </w:rPr>
                <w:t>配置</w:t>
              </w:r>
            </w:ins>
            <w:ins w:id="15" w:author="Guohua Deng" w:date="2016-01-25T09:17:00Z">
              <w:r>
                <w:rPr>
                  <w:rFonts w:ascii="宋体" w:hAnsi="宋体" w:cs="宋体" w:hint="eastAsia"/>
                  <w:color w:val="000000"/>
                  <w:kern w:val="0"/>
                  <w:sz w:val="22"/>
                </w:rPr>
                <w:t>dhl一般运费，海外仓需</w:t>
              </w:r>
            </w:ins>
            <w:ins w:id="16" w:author="Guohua Deng" w:date="2016-01-25T09:18:00Z">
              <w:r>
                <w:rPr>
                  <w:rFonts w:ascii="宋体" w:hAnsi="宋体" w:cs="宋体" w:hint="eastAsia"/>
                  <w:color w:val="000000"/>
                  <w:kern w:val="0"/>
                  <w:sz w:val="22"/>
                </w:rPr>
                <w:t>视复杂程度</w:t>
              </w:r>
            </w:ins>
            <w:del w:id="17" w:author="Guohua Deng" w:date="2016-01-25T09:16:00Z">
              <w:r w:rsidR="00F42D4A" w:rsidRPr="00D94443" w:rsidDel="007C5033">
                <w:rPr>
                  <w:rFonts w:ascii="宋体" w:hAnsi="宋体" w:cs="宋体" w:hint="eastAsia"/>
                  <w:color w:val="000000"/>
                  <w:kern w:val="0"/>
                  <w:sz w:val="22"/>
                </w:rPr>
                <w:delText>配置history sold</w:delText>
              </w:r>
            </w:del>
          </w:p>
        </w:tc>
        <w:tc>
          <w:tcPr>
            <w:tcW w:w="788" w:type="dxa"/>
            <w:shd w:val="clear" w:color="auto" w:fill="auto"/>
            <w:vAlign w:val="center"/>
            <w:tcPrChange w:id="18" w:author="Guohua Deng" w:date="2016-01-25T09:16:00Z">
              <w:tcPr>
                <w:tcW w:w="788" w:type="dxa"/>
                <w:shd w:val="clear" w:color="auto" w:fill="auto"/>
                <w:vAlign w:val="center"/>
              </w:tcPr>
            </w:tcPrChange>
          </w:tcPr>
          <w:p w:rsidR="00F42D4A" w:rsidRPr="00D94443" w:rsidRDefault="00F42D4A" w:rsidP="00F42D4A">
            <w:pPr>
              <w:widowControl/>
              <w:jc w:val="left"/>
              <w:rPr>
                <w:rFonts w:ascii="宋体" w:hAnsi="宋体" w:cs="宋体"/>
                <w:color w:val="000000"/>
                <w:kern w:val="0"/>
                <w:sz w:val="22"/>
              </w:rPr>
            </w:pPr>
            <w:ins w:id="19" w:author="Guohua Deng" w:date="2016-01-24T13:36:00Z">
              <w:r>
                <w:rPr>
                  <w:rFonts w:ascii="宋体" w:hAnsi="宋体" w:cs="宋体" w:hint="eastAsia"/>
                  <w:color w:val="000000"/>
                  <w:kern w:val="0"/>
                  <w:sz w:val="22"/>
                </w:rPr>
                <w:t>Y</w:t>
              </w:r>
            </w:ins>
          </w:p>
        </w:tc>
      </w:tr>
      <w:tr w:rsidR="007C5033" w:rsidRPr="00D94443" w:rsidTr="00F42D4A">
        <w:trPr>
          <w:trHeight w:val="150"/>
        </w:trPr>
        <w:tc>
          <w:tcPr>
            <w:tcW w:w="960" w:type="dxa"/>
            <w:shd w:val="clear" w:color="auto" w:fill="auto"/>
            <w:noWrap/>
            <w:vAlign w:val="center"/>
          </w:tcPr>
          <w:p w:rsidR="007C5033" w:rsidRPr="00D94443" w:rsidRDefault="007C5033" w:rsidP="007C5033">
            <w:pPr>
              <w:widowControl/>
              <w:jc w:val="left"/>
              <w:rPr>
                <w:rFonts w:ascii="宋体" w:hAnsi="宋体" w:cs="宋体"/>
                <w:color w:val="000000"/>
                <w:kern w:val="0"/>
                <w:sz w:val="22"/>
              </w:rPr>
            </w:pPr>
          </w:p>
        </w:tc>
        <w:tc>
          <w:tcPr>
            <w:tcW w:w="960" w:type="dxa"/>
            <w:shd w:val="clear" w:color="auto" w:fill="auto"/>
            <w:noWrap/>
            <w:vAlign w:val="center"/>
          </w:tcPr>
          <w:p w:rsidR="007C5033" w:rsidRPr="00D94443" w:rsidRDefault="007C5033" w:rsidP="007C5033">
            <w:pPr>
              <w:jc w:val="right"/>
              <w:rPr>
                <w:rFonts w:ascii="宋体" w:hAnsi="宋体" w:cs="宋体" w:hint="eastAsia"/>
                <w:color w:val="000000"/>
                <w:kern w:val="0"/>
                <w:sz w:val="22"/>
              </w:rPr>
            </w:pPr>
            <w:ins w:id="20" w:author="Guohua Deng" w:date="2016-01-25T09:16:00Z">
              <w:r w:rsidRPr="00D94443">
                <w:rPr>
                  <w:rFonts w:ascii="宋体" w:hAnsi="宋体" w:cs="宋体" w:hint="eastAsia"/>
                  <w:color w:val="000000"/>
                  <w:kern w:val="0"/>
                  <w:sz w:val="22"/>
                </w:rPr>
                <w:t>100</w:t>
              </w:r>
            </w:ins>
          </w:p>
        </w:tc>
        <w:tc>
          <w:tcPr>
            <w:tcW w:w="4800" w:type="dxa"/>
            <w:shd w:val="clear" w:color="auto" w:fill="auto"/>
            <w:noWrap/>
            <w:vAlign w:val="center"/>
          </w:tcPr>
          <w:p w:rsidR="007C5033" w:rsidRPr="00D94443" w:rsidRDefault="007C5033" w:rsidP="007C5033">
            <w:pPr>
              <w:jc w:val="left"/>
              <w:rPr>
                <w:rFonts w:ascii="宋体" w:hAnsi="宋体" w:cs="宋体" w:hint="eastAsia"/>
                <w:color w:val="000000"/>
                <w:kern w:val="0"/>
                <w:sz w:val="22"/>
              </w:rPr>
            </w:pPr>
            <w:ins w:id="21" w:author="Guohua Deng" w:date="2016-01-25T09:16:00Z">
              <w:r w:rsidRPr="00D94443">
                <w:rPr>
                  <w:rFonts w:ascii="宋体" w:hAnsi="宋体" w:cs="宋体" w:hint="eastAsia"/>
                  <w:color w:val="000000"/>
                  <w:kern w:val="0"/>
                  <w:sz w:val="22"/>
                </w:rPr>
                <w:t>配置history sold</w:t>
              </w:r>
            </w:ins>
          </w:p>
        </w:tc>
        <w:tc>
          <w:tcPr>
            <w:tcW w:w="788" w:type="dxa"/>
            <w:shd w:val="clear" w:color="auto" w:fill="auto"/>
            <w:vAlign w:val="center"/>
          </w:tcPr>
          <w:p w:rsidR="007C5033" w:rsidRDefault="007C5033" w:rsidP="007C5033">
            <w:pPr>
              <w:jc w:val="left"/>
              <w:rPr>
                <w:rFonts w:ascii="宋体" w:hAnsi="宋体" w:cs="宋体" w:hint="eastAsia"/>
                <w:color w:val="000000"/>
                <w:kern w:val="0"/>
                <w:sz w:val="22"/>
              </w:rPr>
            </w:pPr>
            <w:ins w:id="22" w:author="Guohua Deng" w:date="2016-01-25T09:18:00Z">
              <w:r>
                <w:rPr>
                  <w:rFonts w:ascii="宋体" w:hAnsi="宋体" w:cs="宋体" w:hint="eastAsia"/>
                  <w:color w:val="000000"/>
                  <w:kern w:val="0"/>
                  <w:sz w:val="22"/>
                </w:rPr>
                <w:t>Y</w:t>
              </w:r>
            </w:ins>
          </w:p>
        </w:tc>
      </w:tr>
      <w:tr w:rsidR="007C5033" w:rsidRPr="00D94443" w:rsidTr="00F42D4A">
        <w:trPr>
          <w:trHeight w:val="280"/>
        </w:trPr>
        <w:tc>
          <w:tcPr>
            <w:tcW w:w="96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r w:rsidRPr="00D94443">
              <w:rPr>
                <w:rFonts w:ascii="宋体" w:hAnsi="宋体" w:cs="宋体" w:hint="eastAsia"/>
                <w:color w:val="000000"/>
                <w:kern w:val="0"/>
                <w:sz w:val="22"/>
              </w:rPr>
              <w:t>2.6</w:t>
            </w:r>
          </w:p>
        </w:tc>
        <w:tc>
          <w:tcPr>
            <w:tcW w:w="960" w:type="dxa"/>
            <w:shd w:val="clear" w:color="auto" w:fill="auto"/>
            <w:noWrap/>
            <w:vAlign w:val="center"/>
            <w:hideMark/>
          </w:tcPr>
          <w:p w:rsidR="007C5033" w:rsidRPr="00D94443" w:rsidRDefault="007C5033" w:rsidP="007C5033">
            <w:pPr>
              <w:widowControl/>
              <w:jc w:val="right"/>
              <w:rPr>
                <w:rFonts w:ascii="宋体" w:hAnsi="宋体" w:cs="宋体"/>
                <w:color w:val="000000"/>
                <w:kern w:val="0"/>
                <w:sz w:val="22"/>
              </w:rPr>
            </w:pPr>
            <w:r w:rsidRPr="00D94443">
              <w:rPr>
                <w:rFonts w:ascii="宋体" w:hAnsi="宋体" w:cs="宋体" w:hint="eastAsia"/>
                <w:color w:val="000000"/>
                <w:kern w:val="0"/>
                <w:sz w:val="22"/>
              </w:rPr>
              <w:t>100</w:t>
            </w:r>
          </w:p>
        </w:tc>
        <w:tc>
          <w:tcPr>
            <w:tcW w:w="480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r w:rsidRPr="00D94443">
              <w:rPr>
                <w:rFonts w:ascii="宋体" w:hAnsi="宋体" w:cs="宋体" w:hint="eastAsia"/>
                <w:color w:val="000000"/>
                <w:kern w:val="0"/>
                <w:sz w:val="22"/>
              </w:rPr>
              <w:t>产品下载文档数量</w:t>
            </w:r>
          </w:p>
        </w:tc>
        <w:tc>
          <w:tcPr>
            <w:tcW w:w="788" w:type="dxa"/>
            <w:shd w:val="clear" w:color="auto" w:fill="auto"/>
            <w:vAlign w:val="center"/>
          </w:tcPr>
          <w:p w:rsidR="007C5033" w:rsidRPr="00D94443" w:rsidRDefault="007C5033" w:rsidP="007C5033">
            <w:pPr>
              <w:widowControl/>
              <w:jc w:val="left"/>
              <w:rPr>
                <w:rFonts w:ascii="宋体" w:hAnsi="宋体" w:cs="宋体"/>
                <w:color w:val="000000"/>
                <w:kern w:val="0"/>
                <w:sz w:val="22"/>
              </w:rPr>
            </w:pPr>
            <w:ins w:id="23" w:author="Guohua Deng" w:date="2016-01-25T09:15:00Z">
              <w:r>
                <w:rPr>
                  <w:rFonts w:ascii="宋体" w:hAnsi="宋体" w:cs="宋体" w:hint="eastAsia"/>
                  <w:color w:val="000000"/>
                  <w:kern w:val="0"/>
                  <w:sz w:val="22"/>
                </w:rPr>
                <w:t>N</w:t>
              </w:r>
            </w:ins>
          </w:p>
        </w:tc>
      </w:tr>
      <w:tr w:rsidR="007C5033" w:rsidRPr="00D94443" w:rsidTr="00F42D4A">
        <w:trPr>
          <w:trHeight w:val="280"/>
        </w:trPr>
        <w:tc>
          <w:tcPr>
            <w:tcW w:w="96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p>
        </w:tc>
        <w:tc>
          <w:tcPr>
            <w:tcW w:w="960" w:type="dxa"/>
            <w:shd w:val="clear" w:color="auto" w:fill="auto"/>
            <w:noWrap/>
            <w:vAlign w:val="center"/>
            <w:hideMark/>
          </w:tcPr>
          <w:p w:rsidR="007C5033" w:rsidRPr="00D94443" w:rsidRDefault="007C5033" w:rsidP="007C5033">
            <w:pPr>
              <w:widowControl/>
              <w:jc w:val="right"/>
              <w:rPr>
                <w:rFonts w:ascii="宋体" w:hAnsi="宋体" w:cs="宋体"/>
                <w:color w:val="000000"/>
                <w:kern w:val="0"/>
                <w:sz w:val="22"/>
              </w:rPr>
            </w:pPr>
            <w:r w:rsidRPr="00D94443">
              <w:rPr>
                <w:rFonts w:ascii="宋体" w:hAnsi="宋体" w:cs="宋体" w:hint="eastAsia"/>
                <w:color w:val="000000"/>
                <w:kern w:val="0"/>
                <w:sz w:val="22"/>
              </w:rPr>
              <w:t>100</w:t>
            </w:r>
          </w:p>
        </w:tc>
        <w:tc>
          <w:tcPr>
            <w:tcW w:w="480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r w:rsidRPr="00D94443">
              <w:rPr>
                <w:rFonts w:ascii="宋体" w:hAnsi="宋体" w:cs="宋体" w:hint="eastAsia"/>
                <w:color w:val="000000"/>
                <w:kern w:val="0"/>
                <w:sz w:val="22"/>
              </w:rPr>
              <w:t>review数量</w:t>
            </w:r>
          </w:p>
        </w:tc>
        <w:tc>
          <w:tcPr>
            <w:tcW w:w="788" w:type="dxa"/>
            <w:shd w:val="clear" w:color="auto" w:fill="auto"/>
            <w:vAlign w:val="center"/>
          </w:tcPr>
          <w:p w:rsidR="007C5033" w:rsidRPr="00D94443" w:rsidRDefault="007C5033" w:rsidP="007C5033">
            <w:pPr>
              <w:widowControl/>
              <w:jc w:val="left"/>
              <w:rPr>
                <w:rFonts w:ascii="宋体" w:hAnsi="宋体" w:cs="宋体"/>
                <w:color w:val="000000"/>
                <w:kern w:val="0"/>
                <w:sz w:val="22"/>
              </w:rPr>
            </w:pPr>
            <w:ins w:id="24" w:author="Guohua Deng" w:date="2016-01-24T13:36:00Z">
              <w:r>
                <w:rPr>
                  <w:rFonts w:ascii="宋体" w:hAnsi="宋体" w:cs="宋体" w:hint="eastAsia"/>
                  <w:color w:val="000000"/>
                  <w:kern w:val="0"/>
                  <w:sz w:val="22"/>
                </w:rPr>
                <w:t>Y</w:t>
              </w:r>
            </w:ins>
          </w:p>
        </w:tc>
      </w:tr>
      <w:tr w:rsidR="007C5033" w:rsidRPr="00D94443" w:rsidTr="00F42D4A">
        <w:trPr>
          <w:trHeight w:val="280"/>
        </w:trPr>
        <w:tc>
          <w:tcPr>
            <w:tcW w:w="96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r w:rsidRPr="00D94443">
              <w:rPr>
                <w:rFonts w:ascii="宋体" w:hAnsi="宋体" w:cs="宋体" w:hint="eastAsia"/>
                <w:color w:val="000000"/>
                <w:kern w:val="0"/>
                <w:sz w:val="22"/>
              </w:rPr>
              <w:t>3.10</w:t>
            </w:r>
          </w:p>
        </w:tc>
        <w:tc>
          <w:tcPr>
            <w:tcW w:w="960" w:type="dxa"/>
            <w:shd w:val="clear" w:color="auto" w:fill="auto"/>
            <w:noWrap/>
            <w:vAlign w:val="center"/>
            <w:hideMark/>
          </w:tcPr>
          <w:p w:rsidR="007C5033" w:rsidRPr="00D94443" w:rsidRDefault="007C5033" w:rsidP="007C5033">
            <w:pPr>
              <w:widowControl/>
              <w:jc w:val="right"/>
              <w:rPr>
                <w:rFonts w:ascii="宋体" w:hAnsi="宋体" w:cs="宋体"/>
                <w:color w:val="000000"/>
                <w:kern w:val="0"/>
                <w:sz w:val="22"/>
              </w:rPr>
            </w:pPr>
            <w:r w:rsidRPr="00D94443">
              <w:rPr>
                <w:rFonts w:ascii="宋体" w:hAnsi="宋体" w:cs="宋体" w:hint="eastAsia"/>
                <w:color w:val="000000"/>
                <w:kern w:val="0"/>
                <w:sz w:val="22"/>
              </w:rPr>
              <w:t>800</w:t>
            </w:r>
          </w:p>
        </w:tc>
        <w:tc>
          <w:tcPr>
            <w:tcW w:w="480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r w:rsidRPr="00D94443">
              <w:rPr>
                <w:rFonts w:ascii="宋体" w:hAnsi="宋体" w:cs="宋体" w:hint="eastAsia"/>
                <w:color w:val="000000"/>
                <w:kern w:val="0"/>
                <w:sz w:val="22"/>
              </w:rPr>
              <w:t>首页目录楼层，共设计4个一级目录</w:t>
            </w:r>
          </w:p>
        </w:tc>
        <w:tc>
          <w:tcPr>
            <w:tcW w:w="788" w:type="dxa"/>
            <w:shd w:val="clear" w:color="auto" w:fill="auto"/>
            <w:vAlign w:val="center"/>
          </w:tcPr>
          <w:p w:rsidR="007C5033" w:rsidRPr="00D94443" w:rsidRDefault="007C5033" w:rsidP="007C5033">
            <w:pPr>
              <w:widowControl/>
              <w:jc w:val="left"/>
              <w:rPr>
                <w:rFonts w:ascii="宋体" w:hAnsi="宋体" w:cs="宋体"/>
                <w:color w:val="000000"/>
                <w:kern w:val="0"/>
                <w:sz w:val="22"/>
              </w:rPr>
            </w:pPr>
            <w:ins w:id="25" w:author="Guohua Deng" w:date="2016-01-24T13:37:00Z">
              <w:r>
                <w:rPr>
                  <w:rFonts w:ascii="宋体" w:hAnsi="宋体" w:cs="宋体" w:hint="eastAsia"/>
                  <w:color w:val="000000"/>
                  <w:kern w:val="0"/>
                  <w:sz w:val="22"/>
                </w:rPr>
                <w:t>N</w:t>
              </w:r>
            </w:ins>
          </w:p>
        </w:tc>
      </w:tr>
      <w:tr w:rsidR="007C5033" w:rsidRPr="00D94443" w:rsidTr="00F42D4A">
        <w:trPr>
          <w:trHeight w:val="280"/>
        </w:trPr>
        <w:tc>
          <w:tcPr>
            <w:tcW w:w="96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r w:rsidRPr="00D94443">
              <w:rPr>
                <w:rFonts w:ascii="宋体" w:hAnsi="宋体" w:cs="宋体" w:hint="eastAsia"/>
                <w:color w:val="000000"/>
                <w:kern w:val="0"/>
                <w:sz w:val="22"/>
              </w:rPr>
              <w:t>11.1</w:t>
            </w:r>
          </w:p>
        </w:tc>
        <w:tc>
          <w:tcPr>
            <w:tcW w:w="960" w:type="dxa"/>
            <w:shd w:val="clear" w:color="auto" w:fill="auto"/>
            <w:noWrap/>
            <w:vAlign w:val="center"/>
            <w:hideMark/>
          </w:tcPr>
          <w:p w:rsidR="007C5033" w:rsidRPr="00D94443" w:rsidRDefault="007C5033" w:rsidP="007C5033">
            <w:pPr>
              <w:widowControl/>
              <w:jc w:val="right"/>
              <w:rPr>
                <w:rFonts w:ascii="宋体" w:hAnsi="宋体" w:cs="宋体"/>
                <w:color w:val="000000"/>
                <w:kern w:val="0"/>
                <w:sz w:val="22"/>
              </w:rPr>
            </w:pPr>
            <w:r w:rsidRPr="00D94443">
              <w:rPr>
                <w:rFonts w:ascii="宋体" w:hAnsi="宋体" w:cs="宋体" w:hint="eastAsia"/>
                <w:color w:val="000000"/>
                <w:kern w:val="0"/>
                <w:sz w:val="22"/>
              </w:rPr>
              <w:t>2000</w:t>
            </w:r>
          </w:p>
        </w:tc>
        <w:tc>
          <w:tcPr>
            <w:tcW w:w="480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r w:rsidRPr="00D94443">
              <w:rPr>
                <w:rFonts w:ascii="宋体" w:hAnsi="宋体" w:cs="宋体" w:hint="eastAsia"/>
                <w:color w:val="000000"/>
                <w:kern w:val="0"/>
                <w:sz w:val="22"/>
              </w:rPr>
              <w:t>积分管理</w:t>
            </w:r>
          </w:p>
        </w:tc>
        <w:tc>
          <w:tcPr>
            <w:tcW w:w="788" w:type="dxa"/>
            <w:shd w:val="clear" w:color="auto" w:fill="auto"/>
            <w:vAlign w:val="center"/>
          </w:tcPr>
          <w:p w:rsidR="007C5033" w:rsidRPr="00D94443" w:rsidRDefault="007C5033" w:rsidP="007C5033">
            <w:pPr>
              <w:widowControl/>
              <w:jc w:val="left"/>
              <w:rPr>
                <w:rFonts w:ascii="宋体" w:hAnsi="宋体" w:cs="宋体"/>
                <w:color w:val="000000"/>
                <w:kern w:val="0"/>
                <w:sz w:val="22"/>
              </w:rPr>
            </w:pPr>
            <w:ins w:id="26" w:author="Guohua Deng" w:date="2016-01-24T13:37:00Z">
              <w:r>
                <w:rPr>
                  <w:rFonts w:ascii="宋体" w:hAnsi="宋体" w:cs="宋体" w:hint="eastAsia"/>
                  <w:color w:val="000000"/>
                  <w:kern w:val="0"/>
                  <w:sz w:val="22"/>
                </w:rPr>
                <w:t>N</w:t>
              </w:r>
            </w:ins>
          </w:p>
        </w:tc>
      </w:tr>
      <w:tr w:rsidR="007C5033" w:rsidRPr="00D94443" w:rsidTr="00F42D4A">
        <w:trPr>
          <w:trHeight w:val="280"/>
        </w:trPr>
        <w:tc>
          <w:tcPr>
            <w:tcW w:w="96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r w:rsidRPr="00D94443">
              <w:rPr>
                <w:rFonts w:ascii="宋体" w:hAnsi="宋体" w:cs="宋体" w:hint="eastAsia"/>
                <w:color w:val="000000"/>
                <w:kern w:val="0"/>
                <w:sz w:val="22"/>
              </w:rPr>
              <w:t>11.3</w:t>
            </w:r>
          </w:p>
        </w:tc>
        <w:tc>
          <w:tcPr>
            <w:tcW w:w="960" w:type="dxa"/>
            <w:shd w:val="clear" w:color="auto" w:fill="auto"/>
            <w:noWrap/>
            <w:vAlign w:val="center"/>
            <w:hideMark/>
          </w:tcPr>
          <w:p w:rsidR="007C5033" w:rsidRPr="00D94443" w:rsidRDefault="007C5033" w:rsidP="007C5033">
            <w:pPr>
              <w:widowControl/>
              <w:jc w:val="right"/>
              <w:rPr>
                <w:rFonts w:ascii="宋体" w:hAnsi="宋体" w:cs="宋体"/>
                <w:color w:val="000000"/>
                <w:kern w:val="0"/>
                <w:sz w:val="22"/>
              </w:rPr>
            </w:pPr>
            <w:r w:rsidRPr="00D94443">
              <w:rPr>
                <w:rFonts w:ascii="宋体" w:hAnsi="宋体" w:cs="宋体" w:hint="eastAsia"/>
                <w:color w:val="000000"/>
                <w:kern w:val="0"/>
                <w:sz w:val="22"/>
              </w:rPr>
              <w:t>1500</w:t>
            </w:r>
          </w:p>
        </w:tc>
        <w:tc>
          <w:tcPr>
            <w:tcW w:w="4800" w:type="dxa"/>
            <w:shd w:val="clear" w:color="auto" w:fill="auto"/>
            <w:noWrap/>
            <w:vAlign w:val="center"/>
            <w:hideMark/>
          </w:tcPr>
          <w:p w:rsidR="007C5033" w:rsidRPr="00D94443" w:rsidRDefault="007C5033" w:rsidP="007C5033">
            <w:pPr>
              <w:widowControl/>
              <w:jc w:val="left"/>
              <w:rPr>
                <w:rFonts w:ascii="宋体" w:hAnsi="宋体" w:cs="宋体"/>
                <w:color w:val="000000"/>
                <w:kern w:val="0"/>
                <w:sz w:val="22"/>
              </w:rPr>
            </w:pPr>
            <w:r w:rsidRPr="00D94443">
              <w:rPr>
                <w:rFonts w:ascii="宋体" w:hAnsi="宋体" w:cs="宋体" w:hint="eastAsia"/>
                <w:color w:val="000000"/>
                <w:kern w:val="0"/>
                <w:sz w:val="22"/>
              </w:rPr>
              <w:t>用高级客户反馈系统代替原有review</w:t>
            </w:r>
          </w:p>
        </w:tc>
        <w:tc>
          <w:tcPr>
            <w:tcW w:w="788" w:type="dxa"/>
            <w:shd w:val="clear" w:color="auto" w:fill="auto"/>
            <w:vAlign w:val="center"/>
          </w:tcPr>
          <w:p w:rsidR="007C5033" w:rsidRPr="00D94443" w:rsidRDefault="007C5033" w:rsidP="007C5033">
            <w:pPr>
              <w:widowControl/>
              <w:jc w:val="left"/>
              <w:rPr>
                <w:rFonts w:ascii="宋体" w:hAnsi="宋体" w:cs="宋体"/>
                <w:color w:val="000000"/>
                <w:kern w:val="0"/>
                <w:sz w:val="22"/>
              </w:rPr>
            </w:pPr>
            <w:ins w:id="27" w:author="Guohua Deng" w:date="2016-01-25T09:14:00Z">
              <w:r>
                <w:rPr>
                  <w:rFonts w:ascii="宋体" w:hAnsi="宋体" w:cs="宋体" w:hint="eastAsia"/>
                  <w:color w:val="000000"/>
                  <w:kern w:val="0"/>
                  <w:sz w:val="22"/>
                </w:rPr>
                <w:t>N</w:t>
              </w:r>
            </w:ins>
          </w:p>
        </w:tc>
      </w:tr>
      <w:tr w:rsidR="007C5033" w:rsidRPr="00D94443" w:rsidTr="004D235F">
        <w:trPr>
          <w:trHeight w:val="210"/>
          <w:ins w:id="28" w:author="Guohua Deng" w:date="2016-01-24T13:42:00Z"/>
        </w:trPr>
        <w:tc>
          <w:tcPr>
            <w:tcW w:w="960" w:type="dxa"/>
            <w:shd w:val="clear" w:color="auto" w:fill="auto"/>
            <w:noWrap/>
            <w:vAlign w:val="center"/>
          </w:tcPr>
          <w:p w:rsidR="007C5033" w:rsidRPr="00D94443" w:rsidRDefault="007C5033" w:rsidP="007C5033">
            <w:pPr>
              <w:widowControl/>
              <w:jc w:val="left"/>
              <w:rPr>
                <w:ins w:id="29" w:author="Guohua Deng" w:date="2016-01-24T13:42:00Z"/>
                <w:rFonts w:ascii="宋体" w:hAnsi="宋体" w:cs="宋体"/>
                <w:color w:val="000000"/>
                <w:kern w:val="0"/>
                <w:sz w:val="22"/>
              </w:rPr>
            </w:pPr>
          </w:p>
        </w:tc>
        <w:tc>
          <w:tcPr>
            <w:tcW w:w="960" w:type="dxa"/>
            <w:shd w:val="clear" w:color="auto" w:fill="auto"/>
            <w:noWrap/>
            <w:vAlign w:val="center"/>
          </w:tcPr>
          <w:p w:rsidR="007C5033" w:rsidRPr="00D94443" w:rsidRDefault="007C5033" w:rsidP="007C5033">
            <w:pPr>
              <w:widowControl/>
              <w:jc w:val="right"/>
              <w:rPr>
                <w:ins w:id="30" w:author="Guohua Deng" w:date="2016-01-24T13:42:00Z"/>
                <w:rFonts w:ascii="宋体" w:hAnsi="宋体" w:cs="宋体"/>
                <w:color w:val="000000"/>
                <w:kern w:val="0"/>
                <w:sz w:val="22"/>
              </w:rPr>
            </w:pPr>
            <w:ins w:id="31" w:author="Guohua Deng" w:date="2016-01-24T13:50:00Z">
              <w:r>
                <w:rPr>
                  <w:rFonts w:ascii="宋体" w:hAnsi="宋体" w:cs="宋体" w:hint="eastAsia"/>
                  <w:color w:val="000000"/>
                  <w:kern w:val="0"/>
                  <w:sz w:val="22"/>
                </w:rPr>
                <w:t>100</w:t>
              </w:r>
            </w:ins>
          </w:p>
        </w:tc>
        <w:tc>
          <w:tcPr>
            <w:tcW w:w="4800" w:type="dxa"/>
            <w:shd w:val="clear" w:color="auto" w:fill="auto"/>
            <w:noWrap/>
            <w:vAlign w:val="center"/>
          </w:tcPr>
          <w:p w:rsidR="007C5033" w:rsidRPr="00D94443" w:rsidRDefault="007C5033" w:rsidP="00C46718">
            <w:pPr>
              <w:widowControl/>
              <w:jc w:val="left"/>
              <w:rPr>
                <w:ins w:id="32" w:author="Guohua Deng" w:date="2016-01-24T13:42:00Z"/>
                <w:rFonts w:ascii="宋体" w:hAnsi="宋体" w:cs="宋体"/>
                <w:color w:val="000000"/>
                <w:kern w:val="0"/>
                <w:sz w:val="22"/>
              </w:rPr>
              <w:pPrChange w:id="33" w:author="Guohua Deng" w:date="2016-01-25T09:22:00Z">
                <w:pPr>
                  <w:widowControl/>
                  <w:jc w:val="left"/>
                </w:pPr>
              </w:pPrChange>
            </w:pPr>
            <w:ins w:id="34" w:author="Guohua Deng" w:date="2016-01-24T13:42:00Z">
              <w:r>
                <w:rPr>
                  <w:rFonts w:ascii="宋体" w:hAnsi="宋体" w:cs="宋体" w:hint="eastAsia"/>
                  <w:color w:val="000000"/>
                  <w:kern w:val="0"/>
                  <w:sz w:val="22"/>
                </w:rPr>
                <w:t>邮件配</w:t>
              </w:r>
            </w:ins>
            <w:ins w:id="35" w:author="Guohua Deng" w:date="2016-01-25T09:15:00Z">
              <w:r>
                <w:rPr>
                  <w:rFonts w:ascii="宋体" w:hAnsi="宋体" w:cs="宋体" w:hint="eastAsia"/>
                  <w:color w:val="000000"/>
                  <w:kern w:val="0"/>
                  <w:sz w:val="22"/>
                </w:rPr>
                <w:t>置</w:t>
              </w:r>
            </w:ins>
            <w:ins w:id="36" w:author="Guohua Deng" w:date="2016-01-25T09:22:00Z">
              <w:r w:rsidR="00C46718">
                <w:rPr>
                  <w:rFonts w:ascii="宋体" w:hAnsi="宋体" w:cs="宋体" w:hint="eastAsia"/>
                  <w:color w:val="000000"/>
                  <w:kern w:val="0"/>
                  <w:sz w:val="22"/>
                </w:rPr>
                <w:t>（自有功能邮件配通）</w:t>
              </w:r>
            </w:ins>
            <w:ins w:id="37" w:author="Guohua Deng" w:date="2016-01-25T09:15:00Z">
              <w:r>
                <w:rPr>
                  <w:rFonts w:ascii="宋体" w:hAnsi="宋体" w:cs="宋体" w:hint="eastAsia"/>
                  <w:color w:val="000000"/>
                  <w:kern w:val="0"/>
                  <w:sz w:val="22"/>
                </w:rPr>
                <w:t>，不含模板</w:t>
              </w:r>
            </w:ins>
          </w:p>
        </w:tc>
        <w:tc>
          <w:tcPr>
            <w:tcW w:w="788" w:type="dxa"/>
            <w:shd w:val="clear" w:color="auto" w:fill="auto"/>
            <w:vAlign w:val="center"/>
          </w:tcPr>
          <w:p w:rsidR="007C5033" w:rsidRDefault="007C5033" w:rsidP="007C5033">
            <w:pPr>
              <w:widowControl/>
              <w:jc w:val="left"/>
              <w:rPr>
                <w:ins w:id="38" w:author="Guohua Deng" w:date="2016-01-24T13:42:00Z"/>
                <w:rFonts w:ascii="宋体" w:hAnsi="宋体" w:cs="宋体"/>
                <w:color w:val="000000"/>
                <w:kern w:val="0"/>
                <w:sz w:val="22"/>
              </w:rPr>
            </w:pPr>
            <w:ins w:id="39" w:author="Guohua Deng" w:date="2016-01-24T13:50:00Z">
              <w:r>
                <w:rPr>
                  <w:rFonts w:ascii="宋体" w:hAnsi="宋体" w:cs="宋体" w:hint="eastAsia"/>
                  <w:color w:val="000000"/>
                  <w:kern w:val="0"/>
                  <w:sz w:val="22"/>
                </w:rPr>
                <w:t>Y</w:t>
              </w:r>
            </w:ins>
          </w:p>
        </w:tc>
      </w:tr>
      <w:tr w:rsidR="007C5033" w:rsidRPr="00D94443" w:rsidTr="00F42D4A">
        <w:trPr>
          <w:trHeight w:val="92"/>
        </w:trPr>
        <w:tc>
          <w:tcPr>
            <w:tcW w:w="960" w:type="dxa"/>
            <w:shd w:val="clear" w:color="auto" w:fill="auto"/>
            <w:noWrap/>
            <w:vAlign w:val="center"/>
          </w:tcPr>
          <w:p w:rsidR="007C5033" w:rsidRPr="00D94443" w:rsidRDefault="007C5033" w:rsidP="007C5033">
            <w:pPr>
              <w:widowControl/>
              <w:jc w:val="left"/>
              <w:rPr>
                <w:rFonts w:ascii="宋体" w:hAnsi="宋体" w:cs="宋体"/>
                <w:color w:val="000000"/>
                <w:kern w:val="0"/>
                <w:sz w:val="22"/>
              </w:rPr>
            </w:pPr>
          </w:p>
        </w:tc>
        <w:tc>
          <w:tcPr>
            <w:tcW w:w="960" w:type="dxa"/>
            <w:shd w:val="clear" w:color="auto" w:fill="auto"/>
            <w:noWrap/>
            <w:vAlign w:val="center"/>
          </w:tcPr>
          <w:p w:rsidR="007C5033" w:rsidRDefault="007C5033" w:rsidP="007C5033">
            <w:pPr>
              <w:jc w:val="right"/>
              <w:rPr>
                <w:rFonts w:ascii="宋体" w:hAnsi="宋体" w:cs="宋体"/>
                <w:color w:val="000000"/>
                <w:kern w:val="0"/>
                <w:sz w:val="22"/>
              </w:rPr>
            </w:pPr>
          </w:p>
        </w:tc>
        <w:tc>
          <w:tcPr>
            <w:tcW w:w="4800" w:type="dxa"/>
            <w:shd w:val="clear" w:color="auto" w:fill="auto"/>
            <w:noWrap/>
            <w:vAlign w:val="center"/>
          </w:tcPr>
          <w:p w:rsidR="007C5033" w:rsidRDefault="007C5033" w:rsidP="007C5033">
            <w:pPr>
              <w:jc w:val="left"/>
              <w:rPr>
                <w:rFonts w:ascii="宋体" w:hAnsi="宋体" w:cs="宋体"/>
                <w:color w:val="000000"/>
                <w:kern w:val="0"/>
                <w:sz w:val="22"/>
              </w:rPr>
            </w:pPr>
            <w:ins w:id="40" w:author="Guohua Deng" w:date="2016-01-24T13:59:00Z">
              <w:r>
                <w:rPr>
                  <w:rFonts w:ascii="宋体" w:hAnsi="宋体" w:cs="宋体" w:hint="eastAsia"/>
                  <w:color w:val="000000"/>
                  <w:kern w:val="0"/>
                  <w:sz w:val="22"/>
                </w:rPr>
                <w:t>增加询盘</w:t>
              </w:r>
            </w:ins>
            <w:ins w:id="41" w:author="Guohua Deng" w:date="2016-01-24T14:02:00Z">
              <w:r>
                <w:rPr>
                  <w:rFonts w:ascii="宋体" w:hAnsi="宋体" w:cs="宋体" w:hint="eastAsia"/>
                  <w:color w:val="000000"/>
                  <w:kern w:val="0"/>
                  <w:sz w:val="22"/>
                </w:rPr>
                <w:t>（后续）</w:t>
              </w:r>
            </w:ins>
          </w:p>
        </w:tc>
        <w:tc>
          <w:tcPr>
            <w:tcW w:w="788" w:type="dxa"/>
            <w:shd w:val="clear" w:color="auto" w:fill="auto"/>
            <w:vAlign w:val="center"/>
          </w:tcPr>
          <w:p w:rsidR="007C5033" w:rsidRDefault="007C5033" w:rsidP="007C5033">
            <w:pPr>
              <w:jc w:val="left"/>
              <w:rPr>
                <w:rFonts w:ascii="宋体" w:hAnsi="宋体" w:cs="宋体"/>
                <w:color w:val="000000"/>
                <w:kern w:val="0"/>
                <w:sz w:val="22"/>
              </w:rPr>
            </w:pPr>
          </w:p>
        </w:tc>
      </w:tr>
    </w:tbl>
    <w:p w:rsidR="00D94443" w:rsidRDefault="00F42D4A" w:rsidP="00074E1B">
      <w:pPr>
        <w:rPr>
          <w:ins w:id="42" w:author="Guohua Deng" w:date="2016-01-24T13:38:00Z"/>
        </w:rPr>
      </w:pPr>
      <w:ins w:id="43" w:author="Guohua Deng" w:date="2016-01-24T13:37:00Z">
        <w:r>
          <w:rPr>
            <w:rFonts w:hint="eastAsia"/>
          </w:rPr>
          <w:t>3500+</w:t>
        </w:r>
      </w:ins>
      <w:ins w:id="44" w:author="Guohua Deng" w:date="2016-01-25T09:15:00Z">
        <w:r w:rsidR="007C5033">
          <w:t>1</w:t>
        </w:r>
      </w:ins>
      <w:ins w:id="45" w:author="Guohua Deng" w:date="2016-01-25T09:18:00Z">
        <w:r w:rsidR="007C5033">
          <w:t>4</w:t>
        </w:r>
      </w:ins>
      <w:ins w:id="46" w:author="Guohua Deng" w:date="2016-01-24T13:37:00Z">
        <w:r>
          <w:rPr>
            <w:rFonts w:hint="eastAsia"/>
          </w:rPr>
          <w:t>00=</w:t>
        </w:r>
      </w:ins>
      <w:ins w:id="47" w:author="Guohua Deng" w:date="2016-01-25T09:18:00Z">
        <w:r w:rsidR="007C5033" w:rsidRPr="004200C7">
          <w:rPr>
            <w:b/>
            <w:rPrChange w:id="48" w:author="Guohua Deng" w:date="2016-01-25T09:22:00Z">
              <w:rPr/>
            </w:rPrChange>
          </w:rPr>
          <w:t>49</w:t>
        </w:r>
      </w:ins>
      <w:ins w:id="49" w:author="Guohua Deng" w:date="2016-01-24T13:37:00Z">
        <w:r w:rsidRPr="004200C7">
          <w:rPr>
            <w:rFonts w:hint="eastAsia"/>
            <w:b/>
            <w:rPrChange w:id="50" w:author="Guohua Deng" w:date="2016-01-25T09:22:00Z">
              <w:rPr>
                <w:rFonts w:hint="eastAsia"/>
              </w:rPr>
            </w:rPrChange>
          </w:rPr>
          <w:t>00</w:t>
        </w:r>
      </w:ins>
    </w:p>
    <w:p w:rsidR="00F42D4A" w:rsidRDefault="00F42D4A" w:rsidP="00074E1B">
      <w:pPr>
        <w:rPr>
          <w:ins w:id="51" w:author="Guohua Deng" w:date="2016-01-24T14:12:00Z"/>
        </w:rPr>
      </w:pPr>
      <w:ins w:id="52" w:author="Guohua Deng" w:date="2016-01-24T13:38:00Z">
        <w:r>
          <w:rPr>
            <w:rFonts w:hint="eastAsia"/>
          </w:rPr>
          <w:t>时间：</w:t>
        </w:r>
        <w:r>
          <w:rPr>
            <w:rFonts w:hint="eastAsia"/>
          </w:rPr>
          <w:t>2</w:t>
        </w:r>
        <w:r>
          <w:rPr>
            <w:rFonts w:hint="eastAsia"/>
          </w:rPr>
          <w:t>月底前</w:t>
        </w:r>
      </w:ins>
      <w:ins w:id="53" w:author="Guohua Deng" w:date="2016-01-25T09:19:00Z">
        <w:r w:rsidR="007C5033">
          <w:rPr>
            <w:rFonts w:hint="eastAsia"/>
          </w:rPr>
          <w:t>基本原型</w:t>
        </w:r>
      </w:ins>
      <w:ins w:id="54" w:author="Guohua Deng" w:date="2016-01-24T13:39:00Z">
        <w:r w:rsidR="002D3967">
          <w:rPr>
            <w:rFonts w:hint="eastAsia"/>
          </w:rPr>
          <w:t>，多媒体资源及主要</w:t>
        </w:r>
      </w:ins>
      <w:ins w:id="55" w:author="Guohua Deng" w:date="2016-01-24T13:40:00Z">
        <w:r w:rsidR="002D3967">
          <w:rPr>
            <w:rFonts w:hint="eastAsia"/>
          </w:rPr>
          <w:t>文案</w:t>
        </w:r>
      </w:ins>
      <w:ins w:id="56" w:author="Guohua Deng" w:date="2016-01-24T13:39:00Z">
        <w:r w:rsidR="002D3967">
          <w:rPr>
            <w:rFonts w:hint="eastAsia"/>
          </w:rPr>
          <w:t>由甲方提供</w:t>
        </w:r>
      </w:ins>
    </w:p>
    <w:p w:rsidR="00394D10" w:rsidRDefault="00394D10" w:rsidP="00074E1B">
      <w:pPr>
        <w:rPr>
          <w:ins w:id="57" w:author="Guohua Deng" w:date="2016-01-24T13:42:00Z"/>
        </w:rPr>
      </w:pPr>
      <w:ins w:id="58" w:author="Guohua Deng" w:date="2016-01-24T14:12:00Z">
        <w:r>
          <w:rPr>
            <w:rFonts w:hint="eastAsia"/>
          </w:rPr>
          <w:t>先付</w:t>
        </w:r>
      </w:ins>
      <w:ins w:id="59" w:author="Guohua Deng" w:date="2016-01-25T09:19:00Z">
        <w:r w:rsidR="007C5033">
          <w:rPr>
            <w:rFonts w:hint="eastAsia"/>
          </w:rPr>
          <w:t>30%</w:t>
        </w:r>
        <w:r w:rsidR="007C5033">
          <w:rPr>
            <w:rFonts w:hint="eastAsia"/>
          </w:rPr>
          <w:t>，约</w:t>
        </w:r>
      </w:ins>
      <w:bookmarkStart w:id="60" w:name="_GoBack"/>
      <w:ins w:id="61" w:author="Guohua Deng" w:date="2016-01-25T09:18:00Z">
        <w:r w:rsidR="007C5033" w:rsidRPr="004200C7">
          <w:rPr>
            <w:b/>
            <w:rPrChange w:id="62" w:author="Guohua Deng" w:date="2016-01-25T09:22:00Z">
              <w:rPr/>
            </w:rPrChange>
          </w:rPr>
          <w:t>1500</w:t>
        </w:r>
      </w:ins>
      <w:bookmarkEnd w:id="60"/>
      <w:ins w:id="63" w:author="Guohua Deng" w:date="2016-01-25T09:19:00Z">
        <w:r w:rsidR="007C5033">
          <w:rPr>
            <w:rFonts w:hint="eastAsia"/>
          </w:rPr>
          <w:t>，基本原型完成传</w:t>
        </w:r>
        <w:r w:rsidR="007C5033">
          <w:rPr>
            <w:rFonts w:hint="eastAsia"/>
          </w:rPr>
          <w:t>60%</w:t>
        </w:r>
      </w:ins>
      <w:ins w:id="64" w:author="Guohua Deng" w:date="2016-01-25T09:20:00Z">
        <w:r w:rsidR="007C5033">
          <w:rPr>
            <w:rFonts w:hint="eastAsia"/>
          </w:rPr>
          <w:t>，之一个月后余款。基本原型完成后</w:t>
        </w:r>
        <w:r w:rsidR="007C5033">
          <w:rPr>
            <w:rFonts w:hint="eastAsia"/>
          </w:rPr>
          <w:t xml:space="preserve"> 3</w:t>
        </w:r>
        <w:r w:rsidR="007C5033">
          <w:rPr>
            <w:rFonts w:hint="eastAsia"/>
          </w:rPr>
          <w:t>个月内一般问题免费支持。</w:t>
        </w:r>
      </w:ins>
    </w:p>
    <w:p w:rsidR="002D3967" w:rsidRDefault="002D3967" w:rsidP="00074E1B">
      <w:pPr>
        <w:rPr>
          <w:ins w:id="65" w:author="Guohua Deng" w:date="2016-01-24T13:38:00Z"/>
        </w:rPr>
      </w:pPr>
    </w:p>
    <w:p w:rsidR="00F42D4A" w:rsidRDefault="00F42D4A" w:rsidP="00074E1B"/>
    <w:p w:rsidR="004A2BD6" w:rsidRDefault="00074E1B" w:rsidP="00074E1B">
      <w:pPr>
        <w:pStyle w:val="a3"/>
        <w:numPr>
          <w:ilvl w:val="0"/>
          <w:numId w:val="1"/>
        </w:numPr>
        <w:ind w:firstLineChars="0"/>
      </w:pPr>
      <w:r>
        <w:rPr>
          <w:rFonts w:hint="eastAsia"/>
        </w:rPr>
        <w:t>功能上</w:t>
      </w:r>
    </w:p>
    <w:p w:rsidR="00074E1B" w:rsidRDefault="00074E1B" w:rsidP="00074E1B">
      <w:pPr>
        <w:pStyle w:val="a3"/>
        <w:ind w:left="420" w:firstLineChars="0" w:firstLine="0"/>
      </w:pPr>
      <w:r>
        <w:rPr>
          <w:rFonts w:hint="eastAsia"/>
        </w:rPr>
        <w:t>1</w:t>
      </w:r>
      <w:r>
        <w:rPr>
          <w:rFonts w:hint="eastAsia"/>
        </w:rPr>
        <w:t>：拍卖功能</w:t>
      </w:r>
      <w:ins w:id="66" w:author="Guohua Deng" w:date="2016-01-23T06:36:00Z">
        <w:r w:rsidR="002025EE">
          <w:rPr>
            <w:rFonts w:hint="eastAsia"/>
          </w:rPr>
          <w:t>（放二期）</w:t>
        </w:r>
      </w:ins>
      <w:r>
        <w:br/>
      </w:r>
      <w:r>
        <w:rPr>
          <w:rFonts w:hint="eastAsia"/>
        </w:rPr>
        <w:t>2</w:t>
      </w:r>
      <w:r>
        <w:rPr>
          <w:rFonts w:hint="eastAsia"/>
        </w:rPr>
        <w:t>：</w:t>
      </w:r>
      <w:r w:rsidR="00C54275">
        <w:rPr>
          <w:rFonts w:hint="eastAsia"/>
        </w:rPr>
        <w:t>有个栏目专门分类放置产品的文档和程序下载的链接</w:t>
      </w:r>
      <w:ins w:id="67" w:author="Guohua Deng" w:date="2016-01-23T06:36:00Z">
        <w:r w:rsidR="002025EE">
          <w:rPr>
            <w:rFonts w:hint="eastAsia"/>
          </w:rPr>
          <w:t>（</w:t>
        </w:r>
        <w:r w:rsidR="002025EE">
          <w:rPr>
            <w:rFonts w:hint="eastAsia"/>
          </w:rPr>
          <w:t>+1000</w:t>
        </w:r>
        <w:r w:rsidR="002025EE">
          <w:rPr>
            <w:rFonts w:hint="eastAsia"/>
          </w:rPr>
          <w:t>，如果仅是</w:t>
        </w:r>
      </w:ins>
      <w:ins w:id="68" w:author="Guohua Deng" w:date="2016-01-23T06:39:00Z">
        <w:r w:rsidR="002025EE">
          <w:rPr>
            <w:rFonts w:hint="eastAsia"/>
          </w:rPr>
          <w:t>在产品内页则不用加费用</w:t>
        </w:r>
      </w:ins>
      <w:ins w:id="69" w:author="Guohua Deng" w:date="2016-01-23T06:36:00Z">
        <w:r w:rsidR="002025EE">
          <w:rPr>
            <w:rFonts w:hint="eastAsia"/>
          </w:rPr>
          <w:t>）</w:t>
        </w:r>
      </w:ins>
    </w:p>
    <w:p w:rsidR="000F2AC3" w:rsidRDefault="00074E1B" w:rsidP="00074E1B">
      <w:r>
        <w:rPr>
          <w:rFonts w:hint="eastAsia"/>
        </w:rPr>
        <w:t>二、内页上</w:t>
      </w:r>
      <w:r>
        <w:br/>
      </w:r>
      <w:r>
        <w:rPr>
          <w:rFonts w:hint="eastAsia"/>
        </w:rPr>
        <w:t xml:space="preserve">    1</w:t>
      </w:r>
      <w:r>
        <w:rPr>
          <w:rFonts w:hint="eastAsia"/>
        </w:rPr>
        <w:t>：产品的序号</w:t>
      </w:r>
      <w:ins w:id="70" w:author="Guohua Deng" w:date="2016-01-23T06:39:00Z">
        <w:r w:rsidR="002025EE">
          <w:rPr>
            <w:rFonts w:hint="eastAsia"/>
          </w:rPr>
          <w:t>（</w:t>
        </w:r>
      </w:ins>
      <w:ins w:id="71" w:author="Guohua Deng" w:date="2016-01-23T08:07:00Z">
        <w:r w:rsidR="00882558">
          <w:rPr>
            <w:rFonts w:hint="eastAsia"/>
          </w:rPr>
          <w:t>增加一个</w:t>
        </w:r>
        <w:r w:rsidR="00882558">
          <w:rPr>
            <w:rFonts w:hint="eastAsia"/>
          </w:rPr>
          <w:t>ItemNo</w:t>
        </w:r>
      </w:ins>
      <w:ins w:id="72" w:author="Guohua Deng" w:date="2016-01-23T08:08:00Z">
        <w:r w:rsidR="00882558">
          <w:rPr>
            <w:rFonts w:hint="eastAsia"/>
          </w:rPr>
          <w:t>字段，内容</w:t>
        </w:r>
      </w:ins>
      <w:ins w:id="73" w:author="Guohua Deng" w:date="2016-01-23T08:31:00Z">
        <w:r w:rsidR="00783C30">
          <w:rPr>
            <w:rFonts w:hint="eastAsia"/>
          </w:rPr>
          <w:t>后台</w:t>
        </w:r>
      </w:ins>
      <w:ins w:id="74" w:author="Guohua Deng" w:date="2016-01-23T08:05:00Z">
        <w:r w:rsidR="00882558">
          <w:rPr>
            <w:rFonts w:hint="eastAsia"/>
          </w:rPr>
          <w:t>自行维护</w:t>
        </w:r>
      </w:ins>
      <w:ins w:id="75" w:author="Guohua Deng" w:date="2016-01-23T08:31:00Z">
        <w:r w:rsidR="00783C30">
          <w:rPr>
            <w:rFonts w:hint="eastAsia"/>
          </w:rPr>
          <w:t>，显示在前端指定位置</w:t>
        </w:r>
      </w:ins>
      <w:ins w:id="76" w:author="Guohua Deng" w:date="2016-01-23T06:39:00Z">
        <w:r w:rsidR="002025EE">
          <w:rPr>
            <w:rFonts w:hint="eastAsia"/>
          </w:rPr>
          <w:t>）</w:t>
        </w:r>
      </w:ins>
      <w:r>
        <w:br/>
      </w:r>
      <w:r>
        <w:rPr>
          <w:rFonts w:hint="eastAsia"/>
        </w:rPr>
        <w:t xml:space="preserve">    2</w:t>
      </w:r>
      <w:r>
        <w:rPr>
          <w:rFonts w:hint="eastAsia"/>
        </w:rPr>
        <w:t>：单独有个地方下载文档的链接</w:t>
      </w:r>
      <w:ins w:id="77" w:author="Guohua Deng" w:date="2016-01-23T06:39:00Z">
        <w:r w:rsidR="002025EE">
          <w:rPr>
            <w:rFonts w:hint="eastAsia"/>
          </w:rPr>
          <w:t>（</w:t>
        </w:r>
        <w:r w:rsidR="002025EE">
          <w:rPr>
            <w:rFonts w:hint="eastAsia"/>
          </w:rPr>
          <w:t>OK</w:t>
        </w:r>
        <w:r w:rsidR="002025EE">
          <w:rPr>
            <w:rFonts w:hint="eastAsia"/>
          </w:rPr>
          <w:t>）</w:t>
        </w:r>
      </w:ins>
    </w:p>
    <w:p w:rsidR="000F2AC3" w:rsidRDefault="00B401B8" w:rsidP="00074E1B">
      <w:r>
        <w:rPr>
          <w:noProof/>
        </w:rPr>
        <w:drawing>
          <wp:inline distT="0" distB="0" distL="0" distR="0">
            <wp:extent cx="5270500" cy="208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082800"/>
                    </a:xfrm>
                    <a:prstGeom prst="rect">
                      <a:avLst/>
                    </a:prstGeom>
                    <a:noFill/>
                    <a:ln>
                      <a:noFill/>
                    </a:ln>
                  </pic:spPr>
                </pic:pic>
              </a:graphicData>
            </a:graphic>
          </wp:inline>
        </w:drawing>
      </w:r>
      <w:r w:rsidR="00074E1B">
        <w:br/>
      </w:r>
      <w:r w:rsidR="00074E1B">
        <w:rPr>
          <w:rFonts w:hint="eastAsia"/>
        </w:rPr>
        <w:t xml:space="preserve">    3</w:t>
      </w:r>
      <w:r w:rsidR="00074E1B">
        <w:rPr>
          <w:rFonts w:hint="eastAsia"/>
        </w:rPr>
        <w:t>：下载程序的链接</w:t>
      </w:r>
    </w:p>
    <w:p w:rsidR="000F2AC3" w:rsidRDefault="00B401B8" w:rsidP="00074E1B">
      <w:r>
        <w:rPr>
          <w:noProof/>
        </w:rPr>
        <w:lastRenderedPageBreak/>
        <w:drawing>
          <wp:inline distT="0" distB="0" distL="0" distR="0">
            <wp:extent cx="5270500" cy="20828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082800"/>
                    </a:xfrm>
                    <a:prstGeom prst="rect">
                      <a:avLst/>
                    </a:prstGeom>
                    <a:noFill/>
                    <a:ln>
                      <a:noFill/>
                    </a:ln>
                  </pic:spPr>
                </pic:pic>
              </a:graphicData>
            </a:graphic>
          </wp:inline>
        </w:drawing>
      </w:r>
      <w:r w:rsidR="00074E1B">
        <w:br/>
      </w:r>
      <w:r w:rsidR="00074E1B">
        <w:rPr>
          <w:rFonts w:hint="eastAsia"/>
        </w:rPr>
        <w:t xml:space="preserve">    4</w:t>
      </w:r>
      <w:r w:rsidR="00074E1B">
        <w:rPr>
          <w:rFonts w:hint="eastAsia"/>
        </w:rPr>
        <w:t>：</w:t>
      </w:r>
    </w:p>
    <w:p w:rsidR="00074E1B" w:rsidRDefault="000F2AC3" w:rsidP="00074E1B">
      <w:r>
        <w:rPr>
          <w:rFonts w:hint="eastAsia"/>
        </w:rPr>
        <w:t>图</w:t>
      </w:r>
      <w:r w:rsidR="00B401B8">
        <w:rPr>
          <w:rFonts w:hint="eastAsia"/>
          <w:noProof/>
        </w:rPr>
        <w:drawing>
          <wp:inline distT="0" distB="0" distL="0" distR="0">
            <wp:extent cx="5276850" cy="3644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644900"/>
                    </a:xfrm>
                    <a:prstGeom prst="rect">
                      <a:avLst/>
                    </a:prstGeom>
                    <a:noFill/>
                    <a:ln>
                      <a:noFill/>
                    </a:ln>
                  </pic:spPr>
                </pic:pic>
              </a:graphicData>
            </a:graphic>
          </wp:inline>
        </w:drawing>
      </w:r>
    </w:p>
    <w:p w:rsidR="000F2AC3" w:rsidRDefault="000F2AC3" w:rsidP="00074E1B">
      <w:r>
        <w:rPr>
          <w:rFonts w:hint="eastAsia"/>
        </w:rPr>
        <w:t>下面的多图这里展开显示，不要隐藏起来。</w:t>
      </w:r>
      <w:ins w:id="78" w:author="Guohua Deng" w:date="2016-01-23T06:40:00Z">
        <w:r w:rsidR="002025EE">
          <w:rPr>
            <w:rFonts w:hint="eastAsia"/>
          </w:rPr>
          <w:t>（</w:t>
        </w:r>
        <w:r w:rsidR="002025EE">
          <w:rPr>
            <w:rFonts w:hint="eastAsia"/>
          </w:rPr>
          <w:t>OK</w:t>
        </w:r>
        <w:r w:rsidR="002025EE">
          <w:rPr>
            <w:rFonts w:hint="eastAsia"/>
          </w:rPr>
          <w:t>）</w:t>
        </w:r>
      </w:ins>
    </w:p>
    <w:p w:rsidR="000F2AC3" w:rsidRDefault="000F2AC3" w:rsidP="00074E1B"/>
    <w:p w:rsidR="005222D5" w:rsidRDefault="000F2AC3" w:rsidP="00074E1B">
      <w:r>
        <w:rPr>
          <w:rFonts w:hint="eastAsia"/>
        </w:rPr>
        <w:t>5</w:t>
      </w:r>
      <w:r>
        <w:rPr>
          <w:rFonts w:hint="eastAsia"/>
        </w:rPr>
        <w:t>：</w:t>
      </w:r>
      <w:r>
        <w:rPr>
          <w:rFonts w:hint="eastAsia"/>
        </w:rPr>
        <w:t xml:space="preserve"> </w:t>
      </w:r>
      <w:r>
        <w:rPr>
          <w:rFonts w:hint="eastAsia"/>
        </w:rPr>
        <w:t>运费设置：</w:t>
      </w:r>
      <w:r w:rsidR="005222D5">
        <w:rPr>
          <w:rFonts w:hint="eastAsia"/>
        </w:rPr>
        <w:t>这个地方你看看有没有我们改进的地方：</w:t>
      </w:r>
    </w:p>
    <w:p w:rsidR="00D9170D" w:rsidRDefault="005222D5" w:rsidP="00074E1B">
      <w:pPr>
        <w:rPr>
          <w:ins w:id="79" w:author="Guohua Deng" w:date="2016-01-23T09:24:00Z"/>
        </w:rPr>
      </w:pPr>
      <w:r>
        <w:rPr>
          <w:rFonts w:hint="eastAsia"/>
        </w:rPr>
        <w:t>参考链接：</w:t>
      </w:r>
      <w:r w:rsidRPr="005222D5">
        <w:t>http://www.uobd2.net/wholesale/key-pro-m8-auto-key-programming-tool.html</w:t>
      </w:r>
      <w:r>
        <w:br/>
      </w:r>
      <w:ins w:id="80" w:author="Guohua Deng" w:date="2016-01-23T06:40:00Z">
        <w:r w:rsidR="002025EE">
          <w:rPr>
            <w:rFonts w:hint="eastAsia"/>
          </w:rPr>
          <w:t>（</w:t>
        </w:r>
      </w:ins>
      <w:ins w:id="81" w:author="Guohua Deng" w:date="2016-01-23T09:41:00Z">
        <w:r w:rsidR="00EE4B4B">
          <w:rPr>
            <w:rFonts w:hint="eastAsia"/>
          </w:rPr>
          <w:t>如果都是</w:t>
        </w:r>
        <w:r w:rsidR="00EE4B4B">
          <w:rPr>
            <w:rFonts w:hint="eastAsia"/>
          </w:rPr>
          <w:t>Freeshiping</w:t>
        </w:r>
        <w:r w:rsidR="00EE4B4B">
          <w:rPr>
            <w:rFonts w:hint="eastAsia"/>
          </w:rPr>
          <w:t>则</w:t>
        </w:r>
      </w:ins>
      <w:ins w:id="82" w:author="Guohua Deng" w:date="2016-01-23T06:40:00Z">
        <w:r w:rsidR="002025EE">
          <w:rPr>
            <w:rFonts w:hint="eastAsia"/>
          </w:rPr>
          <w:t>OK</w:t>
        </w:r>
        <w:r w:rsidR="002025EE">
          <w:rPr>
            <w:rFonts w:hint="eastAsia"/>
          </w:rPr>
          <w:t>，如果要配置</w:t>
        </w:r>
        <w:r w:rsidR="002025EE">
          <w:rPr>
            <w:rFonts w:hint="eastAsia"/>
          </w:rPr>
          <w:t>DHL</w:t>
        </w:r>
        <w:r w:rsidR="002025EE">
          <w:rPr>
            <w:rFonts w:hint="eastAsia"/>
          </w:rPr>
          <w:t>费用</w:t>
        </w:r>
        <w:r w:rsidR="002025EE">
          <w:rPr>
            <w:rFonts w:hint="eastAsia"/>
          </w:rPr>
          <w:t>+600</w:t>
        </w:r>
        <w:r w:rsidR="002025EE">
          <w:rPr>
            <w:rFonts w:hint="eastAsia"/>
          </w:rPr>
          <w:t>）</w:t>
        </w:r>
      </w:ins>
    </w:p>
    <w:p w:rsidR="00EE4B4B" w:rsidRDefault="00EE4B4B" w:rsidP="00074E1B">
      <w:pPr>
        <w:rPr>
          <w:ins w:id="83" w:author="Guohua Deng" w:date="2016-01-23T09:40:00Z"/>
        </w:rPr>
      </w:pPr>
      <w:ins w:id="84" w:author="Guohua Deng" w:date="2016-01-23T09:37:00Z">
        <w:r>
          <w:rPr>
            <w:rFonts w:hint="eastAsia"/>
          </w:rPr>
          <w:t>这里有关星的评级</w:t>
        </w:r>
      </w:ins>
      <w:ins w:id="85" w:author="Guohua Deng" w:date="2016-01-23T09:39:00Z">
        <w:r>
          <w:rPr>
            <w:rFonts w:hint="eastAsia"/>
          </w:rPr>
          <w:t>和</w:t>
        </w:r>
        <w:r>
          <w:rPr>
            <w:rFonts w:hint="eastAsia"/>
          </w:rPr>
          <w:t>review</w:t>
        </w:r>
        <w:r>
          <w:rPr>
            <w:rFonts w:hint="eastAsia"/>
          </w:rPr>
          <w:t>数量</w:t>
        </w:r>
      </w:ins>
      <w:ins w:id="86" w:author="Guohua Deng" w:date="2016-01-23T09:40:00Z">
        <w:r>
          <w:rPr>
            <w:rFonts w:hint="eastAsia"/>
          </w:rPr>
          <w:t>此处不管</w:t>
        </w:r>
      </w:ins>
      <w:ins w:id="87" w:author="Guohua Deng" w:date="2016-01-23T09:43:00Z">
        <w:r>
          <w:rPr>
            <w:rFonts w:hint="eastAsia"/>
          </w:rPr>
          <w:t>，</w:t>
        </w:r>
        <w:r>
          <w:rPr>
            <w:rFonts w:hint="eastAsia"/>
          </w:rPr>
          <w:t>re</w:t>
        </w:r>
        <w:r>
          <w:t>view</w:t>
        </w:r>
        <w:r>
          <w:rPr>
            <w:rFonts w:hint="eastAsia"/>
          </w:rPr>
          <w:t>的数量在下面</w:t>
        </w:r>
        <w:r>
          <w:rPr>
            <w:rFonts w:hint="eastAsia"/>
          </w:rPr>
          <w:t>6</w:t>
        </w:r>
        <w:r>
          <w:rPr>
            <w:rFonts w:hint="eastAsia"/>
          </w:rPr>
          <w:t>的选项里体现</w:t>
        </w:r>
      </w:ins>
    </w:p>
    <w:p w:rsidR="000F2AC3" w:rsidRDefault="00EE4B4B" w:rsidP="00074E1B">
      <w:ins w:id="88" w:author="Guohua Deng" w:date="2016-01-23T09:40:00Z">
        <w:r>
          <w:t>Manufacturer</w:t>
        </w:r>
        <w:r>
          <w:rPr>
            <w:rFonts w:hint="eastAsia"/>
          </w:rPr>
          <w:t>功能（</w:t>
        </w:r>
        <w:r>
          <w:rPr>
            <w:rFonts w:hint="eastAsia"/>
          </w:rPr>
          <w:t>OK</w:t>
        </w:r>
        <w:r>
          <w:rPr>
            <w:rFonts w:hint="eastAsia"/>
          </w:rPr>
          <w:t>）</w:t>
        </w:r>
      </w:ins>
      <w:ins w:id="89" w:author="Guohua Deng" w:date="2016-01-23T09:45:00Z">
        <w:r w:rsidR="00494D76">
          <w:rPr>
            <w:rFonts w:hint="eastAsia"/>
          </w:rPr>
          <w:t>，</w:t>
        </w:r>
        <w:r w:rsidR="00494D76">
          <w:rPr>
            <w:rFonts w:hint="eastAsia"/>
          </w:rPr>
          <w:t>History</w:t>
        </w:r>
        <w:r w:rsidR="00494D76">
          <w:rPr>
            <w:rFonts w:hint="eastAsia"/>
          </w:rPr>
          <w:t>（</w:t>
        </w:r>
        <w:r w:rsidR="00494D76">
          <w:rPr>
            <w:rFonts w:hint="eastAsia"/>
          </w:rPr>
          <w:t>OK</w:t>
        </w:r>
        <w:r w:rsidR="00494D76">
          <w:rPr>
            <w:rFonts w:hint="eastAsia"/>
          </w:rPr>
          <w:t>，</w:t>
        </w:r>
        <w:r w:rsidR="00494D76">
          <w:rPr>
            <w:rFonts w:hint="eastAsia"/>
          </w:rPr>
          <w:t>+</w:t>
        </w:r>
      </w:ins>
      <w:ins w:id="90" w:author="Guohua Deng" w:date="2016-01-23T09:46:00Z">
        <w:r w:rsidR="00494D76">
          <w:t>1</w:t>
        </w:r>
      </w:ins>
      <w:ins w:id="91" w:author="Guohua Deng" w:date="2016-01-23T09:45:00Z">
        <w:r w:rsidR="00494D76">
          <w:rPr>
            <w:rFonts w:hint="eastAsia"/>
          </w:rPr>
          <w:t>00</w:t>
        </w:r>
        <w:r w:rsidR="00494D76">
          <w:rPr>
            <w:rFonts w:hint="eastAsia"/>
          </w:rPr>
          <w:t>）</w:t>
        </w:r>
      </w:ins>
      <w:r w:rsidR="005222D5">
        <w:rPr>
          <w:rFonts w:hint="eastAsia"/>
        </w:rPr>
        <w:br/>
      </w:r>
      <w:r w:rsidR="00B401B8">
        <w:rPr>
          <w:noProof/>
        </w:rPr>
        <w:lastRenderedPageBreak/>
        <w:drawing>
          <wp:inline distT="0" distB="0" distL="0" distR="0">
            <wp:extent cx="5270500" cy="3575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575050"/>
                    </a:xfrm>
                    <a:prstGeom prst="rect">
                      <a:avLst/>
                    </a:prstGeom>
                    <a:noFill/>
                    <a:ln>
                      <a:noFill/>
                    </a:ln>
                  </pic:spPr>
                </pic:pic>
              </a:graphicData>
            </a:graphic>
          </wp:inline>
        </w:drawing>
      </w:r>
      <w:r w:rsidR="000F2AC3">
        <w:br/>
      </w:r>
    </w:p>
    <w:p w:rsidR="000F2AC3" w:rsidRDefault="003F58A4" w:rsidP="00074E1B">
      <w:r>
        <w:rPr>
          <w:rFonts w:hint="eastAsia"/>
        </w:rPr>
        <w:t>6</w:t>
      </w:r>
      <w:r>
        <w:rPr>
          <w:rFonts w:hint="eastAsia"/>
        </w:rPr>
        <w:t>：多出两个栏目</w:t>
      </w:r>
      <w:ins w:id="92" w:author="Guohua Deng" w:date="2016-01-23T06:41:00Z">
        <w:r w:rsidR="002025EE">
          <w:rPr>
            <w:rFonts w:hint="eastAsia"/>
          </w:rPr>
          <w:t>（</w:t>
        </w:r>
        <w:r w:rsidR="002025EE">
          <w:rPr>
            <w:rFonts w:hint="eastAsia"/>
          </w:rPr>
          <w:t>OK</w:t>
        </w:r>
        <w:r w:rsidR="002025EE">
          <w:rPr>
            <w:rFonts w:hint="eastAsia"/>
          </w:rPr>
          <w:t>）</w:t>
        </w:r>
      </w:ins>
      <w:r>
        <w:br/>
      </w:r>
      <w:r w:rsidR="00B401B8">
        <w:rPr>
          <w:rFonts w:hint="eastAsia"/>
          <w:noProof/>
        </w:rPr>
        <w:drawing>
          <wp:inline distT="0" distB="0" distL="0" distR="0">
            <wp:extent cx="4362450" cy="20129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2012950"/>
                    </a:xfrm>
                    <a:prstGeom prst="rect">
                      <a:avLst/>
                    </a:prstGeom>
                    <a:noFill/>
                    <a:ln>
                      <a:noFill/>
                    </a:ln>
                  </pic:spPr>
                </pic:pic>
              </a:graphicData>
            </a:graphic>
          </wp:inline>
        </w:drawing>
      </w:r>
    </w:p>
    <w:p w:rsidR="003F58A4" w:rsidRDefault="003F58A4" w:rsidP="00074E1B">
      <w:pPr>
        <w:rPr>
          <w:ins w:id="93" w:author="Guohua Deng" w:date="2016-01-23T09:46:00Z"/>
        </w:rPr>
      </w:pPr>
      <w:r>
        <w:rPr>
          <w:rFonts w:hint="eastAsia"/>
        </w:rPr>
        <w:t>多出的栏目能否也像</w:t>
      </w:r>
      <w:r>
        <w:rPr>
          <w:rFonts w:hint="eastAsia"/>
        </w:rPr>
        <w:t>reviews</w:t>
      </w:r>
      <w:r>
        <w:rPr>
          <w:rFonts w:hint="eastAsia"/>
        </w:rPr>
        <w:t>那样有多少文档能显示出来数目？</w:t>
      </w:r>
      <w:ins w:id="94" w:author="Guohua Deng" w:date="2016-01-23T06:41:00Z">
        <w:r w:rsidR="002025EE">
          <w:rPr>
            <w:rFonts w:hint="eastAsia"/>
          </w:rPr>
          <w:t>（</w:t>
        </w:r>
        <w:r w:rsidR="002025EE">
          <w:rPr>
            <w:rFonts w:hint="eastAsia"/>
          </w:rPr>
          <w:t>OK</w:t>
        </w:r>
      </w:ins>
      <w:ins w:id="95" w:author="Guohua Deng" w:date="2016-01-23T09:45:00Z">
        <w:r w:rsidR="00494D76">
          <w:rPr>
            <w:rFonts w:hint="eastAsia"/>
          </w:rPr>
          <w:t>，</w:t>
        </w:r>
        <w:r w:rsidR="00494D76">
          <w:rPr>
            <w:rFonts w:hint="eastAsia"/>
          </w:rPr>
          <w:t>+100</w:t>
        </w:r>
      </w:ins>
      <w:ins w:id="96" w:author="Guohua Deng" w:date="2016-01-23T06:41:00Z">
        <w:r w:rsidR="002025EE">
          <w:rPr>
            <w:rFonts w:hint="eastAsia"/>
          </w:rPr>
          <w:t>）</w:t>
        </w:r>
      </w:ins>
    </w:p>
    <w:p w:rsidR="00494D76" w:rsidRDefault="00494D76" w:rsidP="00074E1B">
      <w:ins w:id="97" w:author="Guohua Deng" w:date="2016-01-23T09:46:00Z">
        <w:r>
          <w:t>R</w:t>
        </w:r>
        <w:r>
          <w:rPr>
            <w:rFonts w:hint="eastAsia"/>
          </w:rPr>
          <w:t>eviews</w:t>
        </w:r>
        <w:r>
          <w:rPr>
            <w:rFonts w:hint="eastAsia"/>
          </w:rPr>
          <w:t>显示数量（</w:t>
        </w:r>
      </w:ins>
      <w:ins w:id="98" w:author="Guohua Deng" w:date="2016-01-23T09:47:00Z">
        <w:r>
          <w:rPr>
            <w:rFonts w:hint="eastAsia"/>
          </w:rPr>
          <w:t>OK</w:t>
        </w:r>
        <w:r>
          <w:rPr>
            <w:rFonts w:hint="eastAsia"/>
          </w:rPr>
          <w:t>，</w:t>
        </w:r>
        <w:r>
          <w:rPr>
            <w:rFonts w:hint="eastAsia"/>
          </w:rPr>
          <w:t>+100</w:t>
        </w:r>
        <w:r>
          <w:rPr>
            <w:rFonts w:hint="eastAsia"/>
          </w:rPr>
          <w:t>）</w:t>
        </w:r>
      </w:ins>
    </w:p>
    <w:p w:rsidR="003F58A4" w:rsidRDefault="003F58A4" w:rsidP="00074E1B">
      <w:r>
        <w:rPr>
          <w:rFonts w:hint="eastAsia"/>
        </w:rPr>
        <w:t>7</w:t>
      </w:r>
      <w:r>
        <w:rPr>
          <w:rFonts w:hint="eastAsia"/>
        </w:rPr>
        <w:t>：</w:t>
      </w:r>
      <w:r>
        <w:rPr>
          <w:rFonts w:hint="eastAsia"/>
        </w:rPr>
        <w:t xml:space="preserve"> </w:t>
      </w:r>
      <w:r>
        <w:rPr>
          <w:rFonts w:hint="eastAsia"/>
        </w:rPr>
        <w:t>每个页面加入一些固定的东西：如</w:t>
      </w:r>
      <w:ins w:id="99" w:author="Guohua Deng" w:date="2016-01-23T06:41:00Z">
        <w:r w:rsidR="002025EE">
          <w:rPr>
            <w:rFonts w:hint="eastAsia"/>
          </w:rPr>
          <w:t>（</w:t>
        </w:r>
        <w:r w:rsidR="002025EE">
          <w:rPr>
            <w:rFonts w:hint="eastAsia"/>
          </w:rPr>
          <w:t>OK</w:t>
        </w:r>
        <w:r w:rsidR="002025EE">
          <w:rPr>
            <w:rFonts w:hint="eastAsia"/>
          </w:rPr>
          <w:t>，但最好你们自行设计</w:t>
        </w:r>
      </w:ins>
      <w:ins w:id="100" w:author="Guohua Deng" w:date="2016-01-23T06:42:00Z">
        <w:r w:rsidR="002025EE">
          <w:rPr>
            <w:rFonts w:hint="eastAsia"/>
          </w:rPr>
          <w:t>样式</w:t>
        </w:r>
      </w:ins>
      <w:ins w:id="101" w:author="Guohua Deng" w:date="2016-01-23T06:41:00Z">
        <w:r w:rsidR="002025EE">
          <w:rPr>
            <w:rFonts w:hint="eastAsia"/>
          </w:rPr>
          <w:t>）</w:t>
        </w:r>
      </w:ins>
    </w:p>
    <w:p w:rsidR="003F58A4" w:rsidRDefault="00B401B8" w:rsidP="00074E1B">
      <w:r>
        <w:rPr>
          <w:rFonts w:hint="eastAsia"/>
          <w:noProof/>
        </w:rPr>
        <w:drawing>
          <wp:inline distT="0" distB="0" distL="0" distR="0">
            <wp:extent cx="5270500" cy="12509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250950"/>
                    </a:xfrm>
                    <a:prstGeom prst="rect">
                      <a:avLst/>
                    </a:prstGeom>
                    <a:noFill/>
                    <a:ln>
                      <a:noFill/>
                    </a:ln>
                  </pic:spPr>
                </pic:pic>
              </a:graphicData>
            </a:graphic>
          </wp:inline>
        </w:drawing>
      </w:r>
    </w:p>
    <w:p w:rsidR="00232B9F" w:rsidRDefault="0082672C" w:rsidP="00232B9F">
      <w:pPr>
        <w:widowControl/>
        <w:jc w:val="left"/>
        <w:rPr>
          <w:ins w:id="102" w:author="Guohua Deng" w:date="2016-01-23T08:48:00Z"/>
          <w:rFonts w:ascii="宋体" w:hAnsi="宋体" w:cs="宋体"/>
          <w:kern w:val="0"/>
          <w:sz w:val="24"/>
          <w:szCs w:val="24"/>
        </w:rPr>
      </w:pPr>
      <w:ins w:id="103" w:author="Guohua Deng" w:date="2016-01-23T08:48:00Z">
        <w:r>
          <w:rPr>
            <w:rFonts w:ascii="宋体" w:hAnsi="宋体" w:cs="宋体" w:hint="eastAsia"/>
            <w:kern w:val="0"/>
            <w:sz w:val="24"/>
            <w:szCs w:val="24"/>
          </w:rPr>
          <w:t>8：</w:t>
        </w:r>
        <w:r w:rsidR="00232B9F" w:rsidRPr="00232B9F">
          <w:rPr>
            <w:rFonts w:ascii="宋体" w:hAnsi="宋体" w:cs="宋体"/>
            <w:kern w:val="0"/>
            <w:sz w:val="24"/>
            <w:szCs w:val="24"/>
          </w:rPr>
          <w:t>没货或者停产的时候有个提示</w:t>
        </w:r>
        <w:r>
          <w:rPr>
            <w:rFonts w:ascii="宋体" w:hAnsi="宋体" w:cs="宋体" w:hint="eastAsia"/>
            <w:kern w:val="0"/>
            <w:sz w:val="24"/>
            <w:szCs w:val="24"/>
          </w:rPr>
          <w:t>（OK，图片不变，在</w:t>
        </w:r>
      </w:ins>
      <w:ins w:id="104" w:author="Guohua Deng" w:date="2016-01-23T08:49:00Z">
        <w:r>
          <w:rPr>
            <w:rFonts w:ascii="宋体" w:hAnsi="宋体" w:cs="宋体" w:hint="eastAsia"/>
            <w:kern w:val="0"/>
            <w:sz w:val="24"/>
            <w:szCs w:val="24"/>
          </w:rPr>
          <w:t>右边文字显示）</w:t>
        </w:r>
      </w:ins>
    </w:p>
    <w:p w:rsidR="0082672C" w:rsidRPr="0082672C" w:rsidRDefault="0082672C" w:rsidP="00232B9F">
      <w:pPr>
        <w:widowControl/>
        <w:jc w:val="left"/>
        <w:rPr>
          <w:ins w:id="105" w:author="Guohua Deng" w:date="2016-01-23T08:48:00Z"/>
          <w:rFonts w:ascii="宋体" w:hAnsi="宋体" w:cs="宋体"/>
          <w:kern w:val="0"/>
          <w:sz w:val="24"/>
          <w:szCs w:val="24"/>
        </w:rPr>
      </w:pPr>
      <w:ins w:id="106" w:author="Guohua Deng" w:date="2016-01-23T08:48:00Z">
        <w:r w:rsidRPr="00232B9F">
          <w:rPr>
            <w:rFonts w:ascii="宋体" w:hAnsi="宋体" w:cs="宋体"/>
            <w:noProof/>
            <w:kern w:val="0"/>
            <w:sz w:val="24"/>
            <w:szCs w:val="24"/>
          </w:rPr>
          <w:lastRenderedPageBreak/>
          <w:drawing>
            <wp:inline distT="0" distB="0" distL="0" distR="0" wp14:anchorId="01EEE7AE" wp14:editId="453A9DE8">
              <wp:extent cx="2463800" cy="3448050"/>
              <wp:effectExtent l="0" t="0" r="0" b="0"/>
              <wp:docPr id="17" name="图片 17" descr="C:\Users\think\Documents\Tencent Files\300883\Image\C2C\D~N9QLE2P9VQ%9ZWM]7C2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Documents\Tencent Files\300883\Image\C2C\D~N9QLE2P9VQ%9ZWM]7C2O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800" cy="3448050"/>
                      </a:xfrm>
                      <a:prstGeom prst="rect">
                        <a:avLst/>
                      </a:prstGeom>
                      <a:noFill/>
                      <a:ln>
                        <a:noFill/>
                      </a:ln>
                    </pic:spPr>
                  </pic:pic>
                </a:graphicData>
              </a:graphic>
            </wp:inline>
          </w:drawing>
        </w:r>
      </w:ins>
    </w:p>
    <w:p w:rsidR="003F58A4" w:rsidRPr="00232B9F" w:rsidRDefault="003F58A4" w:rsidP="00074E1B"/>
    <w:p w:rsidR="00D72EEE" w:rsidRDefault="00D72EEE" w:rsidP="00074E1B">
      <w:r>
        <w:rPr>
          <w:rFonts w:hint="eastAsia"/>
        </w:rPr>
        <w:t>三、首页</w:t>
      </w:r>
    </w:p>
    <w:p w:rsidR="00D72EEE" w:rsidRDefault="00D72EEE" w:rsidP="00D72EEE">
      <w:pPr>
        <w:ind w:firstLineChars="200" w:firstLine="420"/>
      </w:pPr>
      <w:r>
        <w:rPr>
          <w:rFonts w:hint="eastAsia"/>
        </w:rPr>
        <w:t>1</w:t>
      </w:r>
      <w:r>
        <w:rPr>
          <w:rFonts w:hint="eastAsia"/>
        </w:rPr>
        <w:t>：多展示一些产品</w:t>
      </w:r>
      <w:ins w:id="107" w:author="Guohua Deng" w:date="2016-01-24T13:39:00Z">
        <w:r w:rsidR="00F42D4A">
          <w:rPr>
            <w:rFonts w:hint="eastAsia"/>
          </w:rPr>
          <w:t>，可加视频</w:t>
        </w:r>
      </w:ins>
      <w:ins w:id="108" w:author="Guohua Deng" w:date="2016-01-23T06:42:00Z">
        <w:r w:rsidR="002025EE">
          <w:rPr>
            <w:rFonts w:hint="eastAsia"/>
          </w:rPr>
          <w:t>（</w:t>
        </w:r>
        <w:r w:rsidR="002025EE">
          <w:rPr>
            <w:rFonts w:hint="eastAsia"/>
          </w:rPr>
          <w:t>OK</w:t>
        </w:r>
        <w:r w:rsidR="002025EE">
          <w:rPr>
            <w:rFonts w:hint="eastAsia"/>
          </w:rPr>
          <w:t>）</w:t>
        </w:r>
      </w:ins>
    </w:p>
    <w:p w:rsidR="00D72EEE" w:rsidRDefault="004501A8" w:rsidP="00D72EEE">
      <w:pPr>
        <w:ind w:firstLineChars="200" w:firstLine="420"/>
      </w:pPr>
      <w:r>
        <w:rPr>
          <w:rFonts w:hint="eastAsia"/>
        </w:rPr>
        <w:t>2</w:t>
      </w:r>
      <w:r>
        <w:rPr>
          <w:rFonts w:hint="eastAsia"/>
        </w:rPr>
        <w:t>：栏目分类</w:t>
      </w:r>
      <w:ins w:id="109" w:author="Guohua Deng" w:date="2016-01-23T06:42:00Z">
        <w:r w:rsidR="002025EE">
          <w:rPr>
            <w:rFonts w:hint="eastAsia"/>
          </w:rPr>
          <w:t>（</w:t>
        </w:r>
        <w:r w:rsidR="002025EE">
          <w:rPr>
            <w:rFonts w:hint="eastAsia"/>
          </w:rPr>
          <w:t>OK</w:t>
        </w:r>
        <w:r w:rsidR="002025EE">
          <w:rPr>
            <w:rFonts w:hint="eastAsia"/>
          </w:rPr>
          <w:t>）</w:t>
        </w:r>
      </w:ins>
      <w:r>
        <w:br/>
      </w:r>
      <w:r w:rsidR="00B401B8" w:rsidRPr="00CE632F">
        <w:rPr>
          <w:noProof/>
        </w:rPr>
        <w:drawing>
          <wp:inline distT="0" distB="0" distL="0" distR="0">
            <wp:extent cx="5270500" cy="2971800"/>
            <wp:effectExtent l="0" t="0" r="635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71800"/>
                    </a:xfrm>
                    <a:prstGeom prst="rect">
                      <a:avLst/>
                    </a:prstGeom>
                    <a:noFill/>
                    <a:ln>
                      <a:noFill/>
                    </a:ln>
                  </pic:spPr>
                </pic:pic>
              </a:graphicData>
            </a:graphic>
          </wp:inline>
        </w:drawing>
      </w:r>
    </w:p>
    <w:p w:rsidR="004501A8" w:rsidRDefault="00B401B8" w:rsidP="00D72EEE">
      <w:pPr>
        <w:ind w:firstLineChars="200" w:firstLine="420"/>
      </w:pPr>
      <w:r w:rsidRPr="00CE632F">
        <w:rPr>
          <w:noProof/>
        </w:rPr>
        <w:lastRenderedPageBreak/>
        <w:drawing>
          <wp:inline distT="0" distB="0" distL="0" distR="0">
            <wp:extent cx="5276850" cy="151130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511300"/>
                    </a:xfrm>
                    <a:prstGeom prst="rect">
                      <a:avLst/>
                    </a:prstGeom>
                    <a:noFill/>
                    <a:ln>
                      <a:noFill/>
                    </a:ln>
                  </pic:spPr>
                </pic:pic>
              </a:graphicData>
            </a:graphic>
          </wp:inline>
        </w:drawing>
      </w:r>
    </w:p>
    <w:p w:rsidR="004501A8" w:rsidRDefault="004501A8" w:rsidP="00D72EEE">
      <w:pPr>
        <w:ind w:firstLineChars="200" w:firstLine="420"/>
      </w:pPr>
      <w:r>
        <w:rPr>
          <w:rFonts w:hint="eastAsia"/>
        </w:rPr>
        <w:t>这种类目都挺好看的</w:t>
      </w:r>
    </w:p>
    <w:p w:rsidR="004501A8" w:rsidRDefault="00110F15" w:rsidP="00D72EEE">
      <w:pPr>
        <w:ind w:firstLineChars="200" w:firstLine="420"/>
      </w:pPr>
      <w:r>
        <w:rPr>
          <w:rFonts w:hint="eastAsia"/>
        </w:rPr>
        <w:t>3</w:t>
      </w:r>
      <w:r>
        <w:rPr>
          <w:rFonts w:hint="eastAsia"/>
        </w:rPr>
        <w:t>：</w:t>
      </w:r>
      <w:r>
        <w:rPr>
          <w:rFonts w:hint="eastAsia"/>
        </w:rPr>
        <w:t>quick view</w:t>
      </w:r>
      <w:ins w:id="110" w:author="Guohua Deng" w:date="2016-01-23T06:42:00Z">
        <w:r w:rsidR="002025EE">
          <w:rPr>
            <w:rFonts w:hint="eastAsia"/>
          </w:rPr>
          <w:t>（可以自行开启，但不建议使用，在平板上操作不好）</w:t>
        </w:r>
      </w:ins>
    </w:p>
    <w:p w:rsidR="00A51CED" w:rsidRDefault="00A51CED" w:rsidP="00D72EEE">
      <w:pPr>
        <w:ind w:firstLineChars="200" w:firstLine="420"/>
      </w:pPr>
      <w:r>
        <w:rPr>
          <w:rFonts w:hint="eastAsia"/>
        </w:rPr>
        <w:t>4</w:t>
      </w:r>
      <w:r>
        <w:rPr>
          <w:rFonts w:hint="eastAsia"/>
        </w:rPr>
        <w:t>：首页产品上的各种小图标有几种？</w:t>
      </w:r>
      <w:r w:rsidR="00485EA9">
        <w:rPr>
          <w:rFonts w:hint="eastAsia"/>
        </w:rPr>
        <w:t>如</w:t>
      </w:r>
      <w:r w:rsidR="00485EA9">
        <w:rPr>
          <w:rFonts w:hint="eastAsia"/>
        </w:rPr>
        <w:t>free ship ,</w:t>
      </w:r>
      <w:r w:rsidR="00485EA9">
        <w:rPr>
          <w:rFonts w:hint="eastAsia"/>
        </w:rPr>
        <w:t>如</w:t>
      </w:r>
      <w:r w:rsidR="00485EA9">
        <w:rPr>
          <w:rFonts w:hint="eastAsia"/>
        </w:rPr>
        <w:t>9</w:t>
      </w:r>
      <w:r w:rsidR="00485EA9">
        <w:rPr>
          <w:rFonts w:hint="eastAsia"/>
        </w:rPr>
        <w:t>折这些啥的</w:t>
      </w:r>
      <w:ins w:id="111" w:author="Guohua Deng" w:date="2016-01-23T06:51:00Z">
        <w:r w:rsidR="00234338">
          <w:rPr>
            <w:rFonts w:hint="eastAsia"/>
          </w:rPr>
          <w:t>（</w:t>
        </w:r>
      </w:ins>
      <w:ins w:id="112" w:author="Guohua Deng" w:date="2016-01-23T06:52:00Z">
        <w:r w:rsidR="00234338">
          <w:rPr>
            <w:rFonts w:hint="eastAsia"/>
          </w:rPr>
          <w:t>有</w:t>
        </w:r>
        <w:r w:rsidR="00234338">
          <w:rPr>
            <w:rFonts w:hint="eastAsia"/>
          </w:rPr>
          <w:t>new</w:t>
        </w:r>
        <w:r w:rsidR="00234338">
          <w:rPr>
            <w:rFonts w:hint="eastAsia"/>
          </w:rPr>
          <w:t>，</w:t>
        </w:r>
        <w:r w:rsidR="00234338">
          <w:rPr>
            <w:rFonts w:hint="eastAsia"/>
          </w:rPr>
          <w:t>sale-</w:t>
        </w:r>
        <w:r w:rsidR="00234338">
          <w:rPr>
            <w:rFonts w:hint="eastAsia"/>
          </w:rPr>
          <w:t>可以显示折扣率，</w:t>
        </w:r>
        <w:r w:rsidR="00234338">
          <w:rPr>
            <w:rFonts w:hint="eastAsia"/>
          </w:rPr>
          <w:t>freeship</w:t>
        </w:r>
        <w:r w:rsidR="00234338">
          <w:rPr>
            <w:rFonts w:hint="eastAsia"/>
          </w:rPr>
          <w:t>如果所有商品都是</w:t>
        </w:r>
        <w:r w:rsidR="00234338">
          <w:rPr>
            <w:rFonts w:hint="eastAsia"/>
          </w:rPr>
          <w:t>freeship</w:t>
        </w:r>
        <w:r w:rsidR="00234338">
          <w:rPr>
            <w:rFonts w:hint="eastAsia"/>
          </w:rPr>
          <w:t>是可以加的，如果要不同产品单设则放到二期吧</w:t>
        </w:r>
      </w:ins>
      <w:ins w:id="113" w:author="Guohua Deng" w:date="2016-01-23T06:51:00Z">
        <w:r w:rsidR="00234338">
          <w:rPr>
            <w:rFonts w:hint="eastAsia"/>
          </w:rPr>
          <w:t>）</w:t>
        </w:r>
      </w:ins>
    </w:p>
    <w:p w:rsidR="00564AB5" w:rsidRDefault="00564AB5" w:rsidP="00D72EEE">
      <w:pPr>
        <w:ind w:firstLineChars="200" w:firstLine="420"/>
      </w:pPr>
      <w:r>
        <w:rPr>
          <w:rFonts w:hint="eastAsia"/>
        </w:rPr>
        <w:t>5</w:t>
      </w:r>
      <w:r>
        <w:rPr>
          <w:rFonts w:hint="eastAsia"/>
        </w:rPr>
        <w:t>：这里可以放多几个比如</w:t>
      </w:r>
      <w:r>
        <w:rPr>
          <w:rFonts w:hint="eastAsia"/>
        </w:rPr>
        <w:t>whatsapp,skype</w:t>
      </w:r>
      <w:r>
        <w:rPr>
          <w:rFonts w:hint="eastAsia"/>
        </w:rPr>
        <w:t>啥的</w:t>
      </w:r>
    </w:p>
    <w:p w:rsidR="00A51CED" w:rsidRDefault="00A51CED" w:rsidP="00D72EEE">
      <w:pPr>
        <w:ind w:firstLineChars="200" w:firstLine="420"/>
      </w:pPr>
      <w:r>
        <w:rPr>
          <w:rFonts w:hint="eastAsia"/>
        </w:rPr>
        <w:t xml:space="preserve">   </w:t>
      </w:r>
      <w:r w:rsidR="00B401B8" w:rsidRPr="00CE632F">
        <w:rPr>
          <w:noProof/>
        </w:rPr>
        <w:drawing>
          <wp:inline distT="0" distB="0" distL="0" distR="0">
            <wp:extent cx="3022600" cy="3460750"/>
            <wp:effectExtent l="0" t="0" r="635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3460750"/>
                    </a:xfrm>
                    <a:prstGeom prst="rect">
                      <a:avLst/>
                    </a:prstGeom>
                    <a:noFill/>
                    <a:ln>
                      <a:noFill/>
                    </a:ln>
                  </pic:spPr>
                </pic:pic>
              </a:graphicData>
            </a:graphic>
          </wp:inline>
        </w:drawing>
      </w:r>
    </w:p>
    <w:p w:rsidR="00234338" w:rsidRDefault="00234338" w:rsidP="00D72EEE">
      <w:pPr>
        <w:ind w:firstLineChars="200" w:firstLine="420"/>
        <w:rPr>
          <w:ins w:id="114" w:author="Guohua Deng" w:date="2016-01-23T06:53:00Z"/>
        </w:rPr>
      </w:pPr>
    </w:p>
    <w:p w:rsidR="00234338" w:rsidRDefault="00E64F6B" w:rsidP="00D72EEE">
      <w:pPr>
        <w:ind w:firstLineChars="200" w:firstLine="420"/>
        <w:rPr>
          <w:ins w:id="115" w:author="Guohua Deng" w:date="2016-01-23T06:53:00Z"/>
        </w:rPr>
      </w:pPr>
      <w:r>
        <w:rPr>
          <w:rFonts w:hint="eastAsia"/>
        </w:rPr>
        <w:t>6</w:t>
      </w:r>
      <w:r>
        <w:rPr>
          <w:rFonts w:hint="eastAsia"/>
        </w:rPr>
        <w:t>：</w:t>
      </w:r>
      <w:ins w:id="116" w:author="Guohua Deng" w:date="2016-01-23T06:54:00Z">
        <w:r w:rsidR="00234338">
          <w:rPr>
            <w:rFonts w:hint="eastAsia"/>
          </w:rPr>
          <w:t>（这里是自己设置的一些广告图，只是演示的样子，具体你确定图样放上去或者不要都成）</w:t>
        </w:r>
      </w:ins>
    </w:p>
    <w:p w:rsidR="00D52183" w:rsidRDefault="00B401B8" w:rsidP="00D72EEE">
      <w:pPr>
        <w:ind w:firstLineChars="200" w:firstLine="420"/>
      </w:pPr>
      <w:r w:rsidRPr="00CE632F">
        <w:rPr>
          <w:noProof/>
        </w:rPr>
        <w:drawing>
          <wp:inline distT="0" distB="0" distL="0" distR="0">
            <wp:extent cx="5270500" cy="1333500"/>
            <wp:effectExtent l="0" t="0" r="6350" b="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333500"/>
                    </a:xfrm>
                    <a:prstGeom prst="rect">
                      <a:avLst/>
                    </a:prstGeom>
                    <a:noFill/>
                    <a:ln>
                      <a:noFill/>
                    </a:ln>
                  </pic:spPr>
                </pic:pic>
              </a:graphicData>
            </a:graphic>
          </wp:inline>
        </w:drawing>
      </w:r>
    </w:p>
    <w:p w:rsidR="00E64F6B" w:rsidRDefault="00E64F6B" w:rsidP="00D72EEE">
      <w:pPr>
        <w:ind w:firstLineChars="200" w:firstLine="420"/>
      </w:pPr>
      <w:r>
        <w:rPr>
          <w:rFonts w:hint="eastAsia"/>
        </w:rPr>
        <w:t>放在一起会不会很混乱</w:t>
      </w:r>
      <w:r>
        <w:rPr>
          <w:rFonts w:hint="eastAsia"/>
        </w:rPr>
        <w:t xml:space="preserve"> </w:t>
      </w:r>
      <w:r>
        <w:rPr>
          <w:rFonts w:hint="eastAsia"/>
        </w:rPr>
        <w:t>，（参考下其他网站）</w:t>
      </w:r>
    </w:p>
    <w:p w:rsidR="00D8637F" w:rsidRDefault="00D8637F" w:rsidP="00D72EEE">
      <w:pPr>
        <w:ind w:firstLineChars="200" w:firstLine="420"/>
      </w:pPr>
      <w:r>
        <w:rPr>
          <w:rFonts w:hint="eastAsia"/>
        </w:rPr>
        <w:t>7</w:t>
      </w:r>
      <w:r>
        <w:rPr>
          <w:rFonts w:hint="eastAsia"/>
        </w:rPr>
        <w:t>：</w:t>
      </w:r>
      <w:r w:rsidR="003F58A4">
        <w:rPr>
          <w:rFonts w:hint="eastAsia"/>
        </w:rPr>
        <w:t>页面里的相关产品和推荐产品怎么显示</w:t>
      </w:r>
      <w:ins w:id="117" w:author="Guohua Deng" w:date="2016-01-23T06:54:00Z">
        <w:r w:rsidR="00234338">
          <w:rPr>
            <w:rFonts w:hint="eastAsia"/>
          </w:rPr>
          <w:t>（这个可以显示</w:t>
        </w:r>
      </w:ins>
      <w:ins w:id="118" w:author="Guohua Deng" w:date="2016-01-23T06:55:00Z">
        <w:r w:rsidR="00234338">
          <w:rPr>
            <w:rFonts w:hint="eastAsia"/>
          </w:rPr>
          <w:t>，相关产品要在后台针对每</w:t>
        </w:r>
        <w:r w:rsidR="00234338">
          <w:rPr>
            <w:rFonts w:hint="eastAsia"/>
          </w:rPr>
          <w:lastRenderedPageBreak/>
          <w:t>个产品自行具体设置，推荐产品是统一设置，随机出现的。</w:t>
        </w:r>
      </w:ins>
      <w:ins w:id="119" w:author="Guohua Deng" w:date="2016-01-23T06:56:00Z">
        <w:r w:rsidR="00234338">
          <w:rPr>
            <w:rFonts w:hint="eastAsia"/>
          </w:rPr>
          <w:t>）</w:t>
        </w:r>
      </w:ins>
    </w:p>
    <w:p w:rsidR="00D8637F" w:rsidRDefault="00B401B8" w:rsidP="00D72EEE">
      <w:pPr>
        <w:ind w:firstLineChars="200" w:firstLine="420"/>
      </w:pPr>
      <w:r w:rsidRPr="00CE632F">
        <w:rPr>
          <w:noProof/>
        </w:rPr>
        <w:drawing>
          <wp:inline distT="0" distB="0" distL="0" distR="0">
            <wp:extent cx="5257800" cy="2349500"/>
            <wp:effectExtent l="0" t="0" r="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349500"/>
                    </a:xfrm>
                    <a:prstGeom prst="rect">
                      <a:avLst/>
                    </a:prstGeom>
                    <a:noFill/>
                    <a:ln>
                      <a:noFill/>
                    </a:ln>
                  </pic:spPr>
                </pic:pic>
              </a:graphicData>
            </a:graphic>
          </wp:inline>
        </w:drawing>
      </w:r>
    </w:p>
    <w:p w:rsidR="00D8637F" w:rsidRDefault="00D8637F" w:rsidP="00D72EEE">
      <w:pPr>
        <w:ind w:firstLineChars="200" w:firstLine="420"/>
      </w:pPr>
    </w:p>
    <w:p w:rsidR="00D8637F" w:rsidRDefault="00D8637F" w:rsidP="00D72EEE">
      <w:pPr>
        <w:ind w:firstLineChars="200" w:firstLine="420"/>
      </w:pPr>
    </w:p>
    <w:p w:rsidR="00D8637F" w:rsidRDefault="00910686" w:rsidP="00D72EEE">
      <w:pPr>
        <w:ind w:firstLineChars="200" w:firstLine="420"/>
      </w:pPr>
      <w:r>
        <w:rPr>
          <w:rFonts w:hint="eastAsia"/>
        </w:rPr>
        <w:t>8</w:t>
      </w:r>
      <w:r>
        <w:rPr>
          <w:rFonts w:hint="eastAsia"/>
        </w:rPr>
        <w:t>：这里加个</w:t>
      </w:r>
      <w:r>
        <w:rPr>
          <w:rFonts w:hint="eastAsia"/>
        </w:rPr>
        <w:t>payment  details</w:t>
      </w:r>
      <w:ins w:id="120" w:author="Guohua Deng" w:date="2016-01-23T07:15:00Z">
        <w:r w:rsidR="008E0269">
          <w:t>(OK)</w:t>
        </w:r>
      </w:ins>
    </w:p>
    <w:p w:rsidR="00910686" w:rsidRDefault="00B401B8" w:rsidP="00D72EEE">
      <w:pPr>
        <w:ind w:firstLineChars="200" w:firstLine="420"/>
      </w:pPr>
      <w:r>
        <w:rPr>
          <w:rFonts w:hint="eastAsia"/>
          <w:noProof/>
        </w:rPr>
        <w:drawing>
          <wp:inline distT="0" distB="0" distL="0" distR="0">
            <wp:extent cx="3238500" cy="34036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3403600"/>
                    </a:xfrm>
                    <a:prstGeom prst="rect">
                      <a:avLst/>
                    </a:prstGeom>
                    <a:noFill/>
                    <a:ln>
                      <a:noFill/>
                    </a:ln>
                  </pic:spPr>
                </pic:pic>
              </a:graphicData>
            </a:graphic>
          </wp:inline>
        </w:drawing>
      </w:r>
    </w:p>
    <w:p w:rsidR="00C625B8" w:rsidRDefault="00494D76" w:rsidP="00D72EEE">
      <w:pPr>
        <w:ind w:firstLineChars="200" w:firstLine="420"/>
      </w:pPr>
      <w:ins w:id="121" w:author="Guohua Deng" w:date="2016-01-23T09:48:00Z">
        <w:r>
          <w:t>9</w:t>
        </w:r>
      </w:ins>
      <w:del w:id="122" w:author="Guohua Deng" w:date="2016-01-23T09:48:00Z">
        <w:r w:rsidR="00C625B8" w:rsidDel="00494D76">
          <w:rPr>
            <w:rFonts w:hint="eastAsia"/>
          </w:rPr>
          <w:delText>6</w:delText>
        </w:r>
      </w:del>
      <w:r w:rsidR="00C625B8">
        <w:rPr>
          <w:rFonts w:hint="eastAsia"/>
        </w:rPr>
        <w:t>：客户如何快速查询订单号</w:t>
      </w:r>
    </w:p>
    <w:p w:rsidR="00D8637F" w:rsidRDefault="001360D0" w:rsidP="00D72EEE">
      <w:pPr>
        <w:ind w:firstLineChars="200" w:firstLine="420"/>
      </w:pPr>
      <w:ins w:id="123" w:author="Guohua Deng" w:date="2016-01-23T07:16:00Z">
        <w:r>
          <w:rPr>
            <w:rFonts w:hint="eastAsia"/>
          </w:rPr>
          <w:t>（一般不直接提供，要客户登录后在</w:t>
        </w:r>
        <w:r>
          <w:rPr>
            <w:rFonts w:hint="eastAsia"/>
          </w:rPr>
          <w:t>My Order</w:t>
        </w:r>
        <w:r>
          <w:rPr>
            <w:rFonts w:hint="eastAsia"/>
          </w:rPr>
          <w:t>里查看）</w:t>
        </w:r>
      </w:ins>
    </w:p>
    <w:p w:rsidR="00D8637F" w:rsidRDefault="00494D76" w:rsidP="00D72EEE">
      <w:pPr>
        <w:ind w:firstLineChars="200" w:firstLine="420"/>
      </w:pPr>
      <w:ins w:id="124" w:author="Guohua Deng" w:date="2016-01-23T09:48:00Z">
        <w:r>
          <w:rPr>
            <w:rFonts w:hint="eastAsia"/>
          </w:rPr>
          <w:t>10</w:t>
        </w:r>
        <w:r>
          <w:rPr>
            <w:rFonts w:hint="eastAsia"/>
          </w:rPr>
          <w:t>：首页产品按</w:t>
        </w:r>
      </w:ins>
      <w:ins w:id="125" w:author="Guohua Deng" w:date="2016-01-23T09:49:00Z">
        <w:r>
          <w:rPr>
            <w:rFonts w:hint="eastAsia"/>
          </w:rPr>
          <w:t>每一分类一楼来显示，左边是一级分类和二</w:t>
        </w:r>
      </w:ins>
      <w:ins w:id="126" w:author="Guohua Deng" w:date="2016-01-23T09:50:00Z">
        <w:r>
          <w:rPr>
            <w:rFonts w:hint="eastAsia"/>
          </w:rPr>
          <w:t>级分类，右边是</w:t>
        </w:r>
      </w:ins>
      <w:ins w:id="127" w:author="Guohua Deng" w:date="2016-01-23T09:51:00Z">
        <w:r>
          <w:rPr>
            <w:rFonts w:hint="eastAsia"/>
          </w:rPr>
          <w:t>一级分类下的新</w:t>
        </w:r>
      </w:ins>
      <w:ins w:id="128" w:author="Guohua Deng" w:date="2016-01-23T09:56:00Z">
        <w:r w:rsidR="00D94443">
          <w:rPr>
            <w:rFonts w:hint="eastAsia"/>
          </w:rPr>
          <w:t>产</w:t>
        </w:r>
      </w:ins>
      <w:ins w:id="129" w:author="Guohua Deng" w:date="2016-01-23T09:51:00Z">
        <w:r>
          <w:rPr>
            <w:rFonts w:hint="eastAsia"/>
          </w:rPr>
          <w:t>品（每一分类设计</w:t>
        </w:r>
        <w:r>
          <w:rPr>
            <w:rFonts w:hint="eastAsia"/>
          </w:rPr>
          <w:t>200</w:t>
        </w:r>
        <w:r>
          <w:rPr>
            <w:rFonts w:hint="eastAsia"/>
          </w:rPr>
          <w:t>）</w:t>
        </w:r>
      </w:ins>
    </w:p>
    <w:p w:rsidR="00494D76" w:rsidRPr="00494D76" w:rsidRDefault="00494D76" w:rsidP="00494D76">
      <w:pPr>
        <w:widowControl/>
        <w:jc w:val="left"/>
        <w:rPr>
          <w:ins w:id="130" w:author="Guohua Deng" w:date="2016-01-23T09:48:00Z"/>
          <w:rFonts w:ascii="宋体" w:hAnsi="宋体" w:cs="宋体"/>
          <w:kern w:val="0"/>
          <w:sz w:val="24"/>
          <w:szCs w:val="24"/>
        </w:rPr>
      </w:pPr>
      <w:ins w:id="131" w:author="Guohua Deng" w:date="2016-01-23T09:48:00Z">
        <w:r w:rsidRPr="00494D76">
          <w:rPr>
            <w:rFonts w:ascii="宋体" w:hAnsi="宋体" w:cs="宋体"/>
            <w:noProof/>
            <w:kern w:val="0"/>
            <w:sz w:val="24"/>
            <w:szCs w:val="24"/>
          </w:rPr>
          <w:lastRenderedPageBreak/>
          <w:drawing>
            <wp:inline distT="0" distB="0" distL="0" distR="0">
              <wp:extent cx="4902200" cy="2349356"/>
              <wp:effectExtent l="0" t="0" r="0" b="0"/>
              <wp:docPr id="18" name="图片 18" descr="C:\Users\think\Documents\Tencent Files\300883\Image\C2C\H)SE$Q%%V480M1K4R97D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Documents\Tencent Files\300883\Image\C2C\H)SE$Q%%V480M1K4R97DG@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9448" cy="2386377"/>
                      </a:xfrm>
                      <a:prstGeom prst="rect">
                        <a:avLst/>
                      </a:prstGeom>
                      <a:noFill/>
                      <a:ln>
                        <a:noFill/>
                      </a:ln>
                    </pic:spPr>
                  </pic:pic>
                </a:graphicData>
              </a:graphic>
            </wp:inline>
          </w:drawing>
        </w:r>
      </w:ins>
    </w:p>
    <w:p w:rsidR="00D8637F" w:rsidRDefault="00D8637F" w:rsidP="00D72EEE">
      <w:pPr>
        <w:ind w:firstLineChars="200" w:firstLine="420"/>
      </w:pPr>
    </w:p>
    <w:p w:rsidR="00D8637F" w:rsidRDefault="00D8637F" w:rsidP="00D72EEE">
      <w:pPr>
        <w:ind w:firstLineChars="200" w:firstLine="420"/>
      </w:pPr>
    </w:p>
    <w:p w:rsidR="00D52183" w:rsidRDefault="00D52183" w:rsidP="00D72EEE">
      <w:pPr>
        <w:ind w:firstLineChars="200" w:firstLine="420"/>
      </w:pPr>
      <w:r>
        <w:rPr>
          <w:rFonts w:hint="eastAsia"/>
        </w:rPr>
        <w:t>四：类别页面：</w:t>
      </w:r>
    </w:p>
    <w:p w:rsidR="00E73B9D" w:rsidRDefault="00D52183" w:rsidP="00D72EEE">
      <w:pPr>
        <w:ind w:firstLineChars="200" w:firstLine="420"/>
      </w:pPr>
      <w:r>
        <w:rPr>
          <w:rFonts w:hint="eastAsia"/>
        </w:rPr>
        <w:t xml:space="preserve">    </w:t>
      </w:r>
      <w:r w:rsidR="00B401B8" w:rsidRPr="00CE632F">
        <w:rPr>
          <w:noProof/>
        </w:rPr>
        <w:drawing>
          <wp:inline distT="0" distB="0" distL="0" distR="0">
            <wp:extent cx="5276850" cy="232410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r w:rsidR="00E73B9D">
        <w:rPr>
          <w:rFonts w:hint="eastAsia"/>
        </w:rPr>
        <w:t xml:space="preserve"> </w:t>
      </w:r>
      <w:r>
        <w:rPr>
          <w:rFonts w:hint="eastAsia"/>
        </w:rPr>
        <w:t>类别里显示的产品，是要有固定规格的才会好看，就是会自动缩放还是会因为图片小会自动缩进去，导致排列不好看不整齐。</w:t>
      </w:r>
      <w:ins w:id="132" w:author="Guohua Deng" w:date="2016-01-23T07:18:00Z">
        <w:r w:rsidR="001360D0">
          <w:rPr>
            <w:rFonts w:hint="eastAsia"/>
          </w:rPr>
          <w:t>（这个最好图片高度统一，然后文字描述那里我设置为统一为</w:t>
        </w:r>
        <w:r w:rsidR="001360D0">
          <w:rPr>
            <w:rFonts w:hint="eastAsia"/>
          </w:rPr>
          <w:t>3</w:t>
        </w:r>
        <w:r w:rsidR="001360D0">
          <w:rPr>
            <w:rFonts w:hint="eastAsia"/>
          </w:rPr>
          <w:t>行）</w:t>
        </w:r>
      </w:ins>
    </w:p>
    <w:p w:rsidR="008321DF" w:rsidRDefault="008321DF" w:rsidP="00D72EEE">
      <w:pPr>
        <w:ind w:firstLineChars="200" w:firstLine="420"/>
      </w:pPr>
      <w:r>
        <w:rPr>
          <w:rFonts w:hint="eastAsia"/>
        </w:rPr>
        <w:t>2</w:t>
      </w:r>
      <w:r>
        <w:rPr>
          <w:rFonts w:hint="eastAsia"/>
        </w:rPr>
        <w:t>：</w:t>
      </w:r>
      <w:r>
        <w:br/>
      </w:r>
      <w:r w:rsidR="00B401B8" w:rsidRPr="00CE632F">
        <w:rPr>
          <w:noProof/>
        </w:rPr>
        <w:lastRenderedPageBreak/>
        <w:drawing>
          <wp:inline distT="0" distB="0" distL="0" distR="0">
            <wp:extent cx="4305300" cy="4603750"/>
            <wp:effectExtent l="0" t="0" r="0" b="635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603750"/>
                    </a:xfrm>
                    <a:prstGeom prst="rect">
                      <a:avLst/>
                    </a:prstGeom>
                    <a:noFill/>
                    <a:ln>
                      <a:noFill/>
                    </a:ln>
                  </pic:spPr>
                </pic:pic>
              </a:graphicData>
            </a:graphic>
          </wp:inline>
        </w:drawing>
      </w:r>
    </w:p>
    <w:p w:rsidR="0012107B" w:rsidRDefault="008321DF" w:rsidP="00D72EEE">
      <w:pPr>
        <w:ind w:firstLineChars="200" w:firstLine="420"/>
      </w:pPr>
      <w:r>
        <w:rPr>
          <w:rFonts w:hint="eastAsia"/>
        </w:rPr>
        <w:t>这个是不是浏览器版本的问题还是说图片太大还是计时器放置太靠前？限时抢购的时间会不会动？</w:t>
      </w:r>
      <w:ins w:id="133" w:author="Guohua Deng" w:date="2016-01-23T07:19:00Z">
        <w:r w:rsidR="001360D0">
          <w:rPr>
            <w:rFonts w:hint="eastAsia"/>
          </w:rPr>
          <w:t>（浏览器版本问题，我测试</w:t>
        </w:r>
        <w:r w:rsidR="001360D0">
          <w:rPr>
            <w:rFonts w:hint="eastAsia"/>
          </w:rPr>
          <w:t>chrome</w:t>
        </w:r>
        <w:r w:rsidR="001360D0">
          <w:rPr>
            <w:rFonts w:hint="eastAsia"/>
          </w:rPr>
          <w:t>这种完全支持</w:t>
        </w:r>
        <w:r w:rsidR="001360D0">
          <w:rPr>
            <w:rFonts w:hint="eastAsia"/>
          </w:rPr>
          <w:t>html5</w:t>
        </w:r>
        <w:r w:rsidR="001360D0">
          <w:rPr>
            <w:rFonts w:hint="eastAsia"/>
          </w:rPr>
          <w:t>的和</w:t>
        </w:r>
        <w:r w:rsidR="001360D0">
          <w:rPr>
            <w:rFonts w:hint="eastAsia"/>
          </w:rPr>
          <w:t>apple</w:t>
        </w:r>
        <w:r w:rsidR="001360D0">
          <w:rPr>
            <w:rFonts w:hint="eastAsia"/>
          </w:rPr>
          <w:t>和微软</w:t>
        </w:r>
        <w:r w:rsidR="001360D0">
          <w:rPr>
            <w:rFonts w:hint="eastAsia"/>
          </w:rPr>
          <w:t>edge</w:t>
        </w:r>
        <w:r w:rsidR="001360D0">
          <w:rPr>
            <w:rFonts w:hint="eastAsia"/>
          </w:rPr>
          <w:t>都正常）</w:t>
        </w:r>
      </w:ins>
    </w:p>
    <w:p w:rsidR="00A96E64" w:rsidRDefault="00A96E64" w:rsidP="00D72EEE">
      <w:pPr>
        <w:ind w:firstLineChars="200" w:firstLine="420"/>
      </w:pPr>
      <w:r>
        <w:rPr>
          <w:rFonts w:hint="eastAsia"/>
        </w:rPr>
        <w:t>3</w:t>
      </w:r>
      <w:r>
        <w:rPr>
          <w:rFonts w:hint="eastAsia"/>
        </w:rPr>
        <w:t>：</w:t>
      </w:r>
      <w:r>
        <w:rPr>
          <w:rFonts w:hint="eastAsia"/>
        </w:rPr>
        <w:t xml:space="preserve"> </w:t>
      </w:r>
      <w:r>
        <w:rPr>
          <w:rFonts w:hint="eastAsia"/>
        </w:rPr>
        <w:t>能否默认是</w:t>
      </w:r>
      <w:r>
        <w:rPr>
          <w:rFonts w:hint="eastAsia"/>
        </w:rPr>
        <w:t>24</w:t>
      </w:r>
      <w:r>
        <w:rPr>
          <w:rFonts w:hint="eastAsia"/>
        </w:rPr>
        <w:t>个产品，</w:t>
      </w:r>
      <w:r>
        <w:rPr>
          <w:rFonts w:hint="eastAsia"/>
        </w:rPr>
        <w:t>12</w:t>
      </w:r>
      <w:r>
        <w:rPr>
          <w:rFonts w:hint="eastAsia"/>
        </w:rPr>
        <w:t>个太少了点或者</w:t>
      </w:r>
      <w:r>
        <w:rPr>
          <w:rFonts w:hint="eastAsia"/>
        </w:rPr>
        <w:t>16</w:t>
      </w:r>
      <w:r>
        <w:rPr>
          <w:rFonts w:hint="eastAsia"/>
        </w:rPr>
        <w:t>个啥的。</w:t>
      </w:r>
      <w:ins w:id="134" w:author="Guohua Deng" w:date="2016-01-23T07:20:00Z">
        <w:r w:rsidR="001360D0">
          <w:rPr>
            <w:rFonts w:hint="eastAsia"/>
          </w:rPr>
          <w:t>（可以，后台自行设置）</w:t>
        </w:r>
      </w:ins>
      <w:r>
        <w:br/>
      </w:r>
      <w:r w:rsidR="00B401B8">
        <w:rPr>
          <w:rFonts w:hint="eastAsia"/>
          <w:noProof/>
        </w:rPr>
        <w:drawing>
          <wp:inline distT="0" distB="0" distL="0" distR="0">
            <wp:extent cx="5264150" cy="781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781050"/>
                    </a:xfrm>
                    <a:prstGeom prst="rect">
                      <a:avLst/>
                    </a:prstGeom>
                    <a:noFill/>
                    <a:ln>
                      <a:noFill/>
                    </a:ln>
                  </pic:spPr>
                </pic:pic>
              </a:graphicData>
            </a:graphic>
          </wp:inline>
        </w:drawing>
      </w:r>
    </w:p>
    <w:p w:rsidR="00E73B9D" w:rsidRDefault="00D52183" w:rsidP="00E73B9D">
      <w:pPr>
        <w:ind w:leftChars="200" w:left="840" w:hangingChars="200" w:hanging="420"/>
        <w:rPr>
          <w:rFonts w:ascii="宋体" w:hAnsi="宋体"/>
        </w:rPr>
      </w:pPr>
      <w:r>
        <w:rPr>
          <w:rFonts w:ascii="宋体" w:hAnsi="宋体" w:hint="eastAsia"/>
        </w:rPr>
        <w:t>五</w:t>
      </w:r>
      <w:r w:rsidR="00E73B9D">
        <w:rPr>
          <w:rFonts w:ascii="宋体" w:hAnsi="宋体" w:hint="eastAsia"/>
        </w:rPr>
        <w:t>：后台使用上</w:t>
      </w:r>
      <w:r w:rsidR="00E73B9D">
        <w:rPr>
          <w:rFonts w:ascii="宋体" w:hAnsi="宋体"/>
        </w:rPr>
        <w:br/>
      </w:r>
      <w:r w:rsidR="00E73B9D">
        <w:rPr>
          <w:rFonts w:ascii="宋体" w:hAnsi="宋体" w:hint="eastAsia"/>
        </w:rPr>
        <w:t>1：权限</w:t>
      </w:r>
      <w:ins w:id="135" w:author="Guohua Deng" w:date="2016-01-23T07:23:00Z">
        <w:r w:rsidR="001360D0">
          <w:rPr>
            <w:rFonts w:ascii="宋体" w:hAnsi="宋体" w:hint="eastAsia"/>
          </w:rPr>
          <w:t>（有的）</w:t>
        </w:r>
      </w:ins>
      <w:r w:rsidR="00E73B9D">
        <w:rPr>
          <w:rFonts w:ascii="宋体" w:hAnsi="宋体"/>
        </w:rPr>
        <w:br/>
      </w:r>
      <w:r w:rsidR="00E73B9D">
        <w:rPr>
          <w:rFonts w:ascii="宋体" w:hAnsi="宋体" w:hint="eastAsia"/>
        </w:rPr>
        <w:t>2：邮件设置</w:t>
      </w:r>
      <w:ins w:id="136" w:author="Guohua Deng" w:date="2016-01-23T07:23:00Z">
        <w:r w:rsidR="001360D0">
          <w:rPr>
            <w:rFonts w:ascii="宋体" w:hAnsi="宋体" w:hint="eastAsia"/>
          </w:rPr>
          <w:t>（提供支持smtp的邮箱，这个可以代为设置）</w:t>
        </w:r>
      </w:ins>
    </w:p>
    <w:p w:rsidR="0080520E" w:rsidRDefault="0080520E" w:rsidP="00E73B9D">
      <w:pPr>
        <w:ind w:leftChars="200" w:left="840" w:hangingChars="200" w:hanging="420"/>
        <w:rPr>
          <w:rFonts w:ascii="宋体" w:hAnsi="宋体"/>
        </w:rPr>
      </w:pPr>
    </w:p>
    <w:p w:rsidR="00E73B9D" w:rsidRDefault="00E73B9D" w:rsidP="00E73B9D">
      <w:pPr>
        <w:ind w:leftChars="200" w:left="840" w:hangingChars="200" w:hanging="420"/>
        <w:rPr>
          <w:rFonts w:ascii="宋体" w:hAnsi="宋体"/>
        </w:rPr>
      </w:pPr>
    </w:p>
    <w:p w:rsidR="00E73B9D" w:rsidRDefault="00E73B9D" w:rsidP="00E73B9D">
      <w:pPr>
        <w:ind w:leftChars="200" w:left="840" w:hangingChars="200" w:hanging="420"/>
        <w:rPr>
          <w:rFonts w:ascii="宋体" w:hAnsi="宋体"/>
        </w:rPr>
      </w:pPr>
    </w:p>
    <w:p w:rsidR="00E73B9D" w:rsidRDefault="00E73B9D" w:rsidP="00E73B9D">
      <w:pPr>
        <w:ind w:leftChars="200" w:left="840" w:hangingChars="200" w:hanging="420"/>
        <w:rPr>
          <w:rFonts w:ascii="宋体" w:hAnsi="宋体"/>
        </w:rPr>
      </w:pPr>
    </w:p>
    <w:p w:rsidR="00A51CED" w:rsidRDefault="00D52183" w:rsidP="00E73B9D">
      <w:pPr>
        <w:ind w:leftChars="200" w:left="840" w:hangingChars="200" w:hanging="420"/>
        <w:rPr>
          <w:rFonts w:ascii="宋体" w:hAnsi="宋体"/>
        </w:rPr>
      </w:pPr>
      <w:r>
        <w:rPr>
          <w:rFonts w:ascii="宋体" w:hAnsi="宋体" w:hint="eastAsia"/>
        </w:rPr>
        <w:t>六</w:t>
      </w:r>
      <w:r w:rsidR="00E73B9D">
        <w:rPr>
          <w:rFonts w:ascii="宋体" w:hAnsi="宋体" w:hint="eastAsia"/>
        </w:rPr>
        <w:t>：扩展上</w:t>
      </w:r>
      <w:r w:rsidR="00E73B9D">
        <w:rPr>
          <w:rFonts w:ascii="宋体" w:hAnsi="宋体"/>
        </w:rPr>
        <w:br/>
      </w:r>
      <w:r w:rsidR="00E73B9D">
        <w:rPr>
          <w:rFonts w:ascii="宋体" w:hAnsi="宋体" w:hint="eastAsia"/>
        </w:rPr>
        <w:t>1：如何和facebook ， twiter等配合</w:t>
      </w:r>
      <w:ins w:id="137" w:author="Guohua Deng" w:date="2016-01-23T07:30:00Z">
        <w:r w:rsidR="00005F37">
          <w:rPr>
            <w:rFonts w:ascii="宋体" w:hAnsi="宋体" w:hint="eastAsia"/>
          </w:rPr>
          <w:t>（一般分享容易，要在app实现要申请api）</w:t>
        </w:r>
      </w:ins>
    </w:p>
    <w:p w:rsidR="00A51CED" w:rsidRDefault="00A51CED" w:rsidP="00E73B9D">
      <w:pPr>
        <w:ind w:leftChars="200" w:left="840" w:hangingChars="200" w:hanging="420"/>
        <w:rPr>
          <w:rFonts w:ascii="宋体" w:hAnsi="宋体"/>
        </w:rPr>
      </w:pPr>
    </w:p>
    <w:p w:rsidR="00AA328A" w:rsidRDefault="00D52183" w:rsidP="00E73B9D">
      <w:pPr>
        <w:ind w:leftChars="200" w:left="840" w:hangingChars="200" w:hanging="420"/>
        <w:rPr>
          <w:rFonts w:ascii="宋体" w:hAnsi="宋体"/>
        </w:rPr>
      </w:pPr>
      <w:r>
        <w:rPr>
          <w:rFonts w:ascii="宋体" w:hAnsi="宋体" w:hint="eastAsia"/>
        </w:rPr>
        <w:t>七</w:t>
      </w:r>
      <w:r w:rsidR="00A51CED">
        <w:rPr>
          <w:rFonts w:ascii="宋体" w:hAnsi="宋体" w:hint="eastAsia"/>
        </w:rPr>
        <w:t>：网站咨询：</w:t>
      </w:r>
      <w:r w:rsidR="00A51CED">
        <w:rPr>
          <w:rFonts w:ascii="宋体" w:hAnsi="宋体"/>
        </w:rPr>
        <w:br/>
      </w:r>
      <w:r w:rsidR="00A51CED">
        <w:rPr>
          <w:rFonts w:ascii="宋体" w:hAnsi="宋体" w:hint="eastAsia"/>
        </w:rPr>
        <w:t>1：为啥使用了emagione后，网站后台就无法直接传产品图片</w:t>
      </w:r>
      <w:ins w:id="138" w:author="Guohua Deng" w:date="2016-01-23T07:35:00Z">
        <w:r w:rsidR="00005F37">
          <w:rPr>
            <w:rFonts w:ascii="宋体" w:hAnsi="宋体" w:hint="eastAsia"/>
          </w:rPr>
          <w:t>（可以的，你用ftp</w:t>
        </w:r>
      </w:ins>
      <w:ins w:id="139" w:author="Guohua Deng" w:date="2016-01-23T07:36:00Z">
        <w:r w:rsidR="00005F37">
          <w:rPr>
            <w:rFonts w:ascii="宋体" w:hAnsi="宋体" w:hint="eastAsia"/>
          </w:rPr>
          <w:lastRenderedPageBreak/>
          <w:t>模式连接，这个可以发邮件问magicone）</w:t>
        </w:r>
      </w:ins>
      <w:r w:rsidR="00A51CED">
        <w:rPr>
          <w:rFonts w:ascii="宋体" w:hAnsi="宋体"/>
        </w:rPr>
        <w:br/>
      </w:r>
      <w:r w:rsidR="00A51CED">
        <w:rPr>
          <w:rFonts w:ascii="宋体" w:hAnsi="宋体" w:hint="eastAsia"/>
        </w:rPr>
        <w:t>2：网站后台的图片如何归类</w:t>
      </w:r>
      <w:ins w:id="140" w:author="Guohua Deng" w:date="2016-01-23T07:42:00Z">
        <w:r w:rsidR="00760937">
          <w:rPr>
            <w:rFonts w:ascii="宋体" w:hAnsi="宋体" w:hint="eastAsia"/>
          </w:rPr>
          <w:t>（产品图magento是不分类的，因为一个图会生成多个图）</w:t>
        </w:r>
      </w:ins>
      <w:r w:rsidR="00A51CED">
        <w:rPr>
          <w:rFonts w:ascii="宋体" w:hAnsi="宋体"/>
        </w:rPr>
        <w:br/>
      </w:r>
    </w:p>
    <w:p w:rsidR="00FB1754" w:rsidRDefault="00AA328A" w:rsidP="00E73B9D">
      <w:pPr>
        <w:ind w:leftChars="200" w:left="840" w:hangingChars="200" w:hanging="420"/>
        <w:rPr>
          <w:rFonts w:ascii="宋体" w:hAnsi="宋体"/>
        </w:rPr>
      </w:pPr>
      <w:r>
        <w:rPr>
          <w:rFonts w:ascii="宋体" w:hAnsi="宋体" w:hint="eastAsia"/>
        </w:rPr>
        <w:t>八：手机版块</w:t>
      </w:r>
    </w:p>
    <w:p w:rsidR="00DB33F2" w:rsidRDefault="00FB1754" w:rsidP="00E73B9D">
      <w:pPr>
        <w:ind w:leftChars="200" w:left="840" w:hangingChars="200" w:hanging="420"/>
        <w:rPr>
          <w:rFonts w:ascii="宋体" w:hAnsi="宋体"/>
        </w:rPr>
      </w:pPr>
      <w:r>
        <w:rPr>
          <w:rFonts w:ascii="宋体" w:hAnsi="宋体" w:hint="eastAsia"/>
        </w:rPr>
        <w:t>1：首页和网站是否都一一对应还是会有对应的模块选择显示</w:t>
      </w:r>
      <w:ins w:id="141" w:author="Guohua Deng" w:date="2016-01-23T07:42:00Z">
        <w:r w:rsidR="00760937">
          <w:rPr>
            <w:rFonts w:ascii="宋体" w:hAnsi="宋体" w:hint="eastAsia"/>
          </w:rPr>
          <w:t>（手机app要另行设计了，现有的自适应可以暂时先用</w:t>
        </w:r>
      </w:ins>
      <w:ins w:id="142" w:author="Guohua Deng" w:date="2016-01-23T07:43:00Z">
        <w:r w:rsidR="00760937">
          <w:rPr>
            <w:rFonts w:ascii="宋体" w:hAnsi="宋体" w:hint="eastAsia"/>
          </w:rPr>
          <w:t>也不错的</w:t>
        </w:r>
      </w:ins>
      <w:ins w:id="143" w:author="Guohua Deng" w:date="2016-01-23T07:42:00Z">
        <w:r w:rsidR="00760937">
          <w:rPr>
            <w:rFonts w:ascii="宋体" w:hAnsi="宋体" w:hint="eastAsia"/>
          </w:rPr>
          <w:t>，但后期手机</w:t>
        </w:r>
      </w:ins>
      <w:ins w:id="144" w:author="Guohua Deng" w:date="2016-01-23T07:43:00Z">
        <w:r w:rsidR="00760937">
          <w:rPr>
            <w:rFonts w:ascii="宋体" w:hAnsi="宋体" w:hint="eastAsia"/>
          </w:rPr>
          <w:t>页面的优化最好另行设计，到二期）</w:t>
        </w:r>
      </w:ins>
    </w:p>
    <w:p w:rsidR="00DB33F2" w:rsidRDefault="00DB33F2" w:rsidP="00E73B9D">
      <w:pPr>
        <w:ind w:leftChars="200" w:left="840" w:hangingChars="200" w:hanging="420"/>
        <w:rPr>
          <w:rFonts w:ascii="宋体" w:hAnsi="宋体"/>
        </w:rPr>
      </w:pPr>
    </w:p>
    <w:p w:rsidR="00DB33F2" w:rsidRDefault="00DB33F2" w:rsidP="00E73B9D">
      <w:pPr>
        <w:ind w:leftChars="200" w:left="840" w:hangingChars="200" w:hanging="420"/>
        <w:rPr>
          <w:rFonts w:ascii="宋体" w:hAnsi="宋体"/>
        </w:rPr>
      </w:pPr>
      <w:r>
        <w:rPr>
          <w:rFonts w:ascii="宋体" w:hAnsi="宋体" w:hint="eastAsia"/>
        </w:rPr>
        <w:t>九：网站后台</w:t>
      </w:r>
    </w:p>
    <w:p w:rsidR="0041203B" w:rsidRDefault="00DB33F2" w:rsidP="00E73B9D">
      <w:pPr>
        <w:ind w:leftChars="200" w:left="840" w:hangingChars="200" w:hanging="420"/>
        <w:rPr>
          <w:rFonts w:ascii="宋体" w:hAnsi="宋体"/>
        </w:rPr>
      </w:pPr>
      <w:r>
        <w:rPr>
          <w:rFonts w:ascii="宋体" w:hAnsi="宋体" w:hint="eastAsia"/>
        </w:rPr>
        <w:t>1：网站后台什么时候可以看，或者说前台的功能后台怎么操作，到时候需要说下</w:t>
      </w:r>
    </w:p>
    <w:p w:rsidR="0041203B" w:rsidRDefault="00760937" w:rsidP="00E73B9D">
      <w:pPr>
        <w:ind w:leftChars="200" w:left="840" w:hangingChars="200" w:hanging="420"/>
        <w:rPr>
          <w:rFonts w:ascii="宋体" w:hAnsi="宋体"/>
        </w:rPr>
      </w:pPr>
      <w:ins w:id="145" w:author="Guohua Deng" w:date="2016-01-23T07:43:00Z">
        <w:r>
          <w:rPr>
            <w:rFonts w:ascii="宋体" w:hAnsi="宋体" w:hint="eastAsia"/>
          </w:rPr>
          <w:t>（有文档的，</w:t>
        </w:r>
      </w:ins>
      <w:ins w:id="146" w:author="Guohua Deng" w:date="2016-01-23T07:44:00Z">
        <w:r>
          <w:rPr>
            <w:rFonts w:ascii="宋体" w:hAnsi="宋体" w:hint="eastAsia"/>
          </w:rPr>
          <w:t>要等</w:t>
        </w:r>
      </w:ins>
      <w:ins w:id="147" w:author="Guohua Deng" w:date="2016-01-23T07:43:00Z">
        <w:r>
          <w:rPr>
            <w:rFonts w:ascii="宋体" w:hAnsi="宋体" w:hint="eastAsia"/>
          </w:rPr>
          <w:t>部署到你们服务器就可以看到了</w:t>
        </w:r>
      </w:ins>
      <w:ins w:id="148" w:author="Guohua Deng" w:date="2016-01-23T07:44:00Z">
        <w:r>
          <w:rPr>
            <w:rFonts w:ascii="宋体" w:hAnsi="宋体" w:hint="eastAsia"/>
          </w:rPr>
          <w:t>）</w:t>
        </w:r>
      </w:ins>
    </w:p>
    <w:p w:rsidR="0041203B" w:rsidRDefault="00760937" w:rsidP="00E73B9D">
      <w:pPr>
        <w:ind w:leftChars="200" w:left="840" w:hangingChars="200" w:hanging="420"/>
        <w:rPr>
          <w:rFonts w:ascii="宋体" w:hAnsi="宋体"/>
        </w:rPr>
      </w:pPr>
      <w:ins w:id="149" w:author="Guohua Deng" w:date="2016-01-23T07:44:00Z">
        <w:r>
          <w:rPr>
            <w:noProof/>
          </w:rPr>
          <w:drawing>
            <wp:inline distT="0" distB="0" distL="0" distR="0" wp14:anchorId="0EFCA060" wp14:editId="36D7ADFF">
              <wp:extent cx="5274310" cy="3907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07790"/>
                      </a:xfrm>
                      <a:prstGeom prst="rect">
                        <a:avLst/>
                      </a:prstGeom>
                    </pic:spPr>
                  </pic:pic>
                </a:graphicData>
              </a:graphic>
            </wp:inline>
          </w:drawing>
        </w:r>
      </w:ins>
    </w:p>
    <w:p w:rsidR="0041203B" w:rsidRDefault="0041203B" w:rsidP="00E73B9D">
      <w:pPr>
        <w:ind w:leftChars="200" w:left="840" w:hangingChars="200" w:hanging="420"/>
        <w:rPr>
          <w:rFonts w:ascii="宋体" w:hAnsi="宋体"/>
        </w:rPr>
      </w:pPr>
      <w:r>
        <w:rPr>
          <w:rFonts w:ascii="宋体" w:hAnsi="宋体" w:hint="eastAsia"/>
        </w:rPr>
        <w:t>十：整站</w:t>
      </w:r>
    </w:p>
    <w:p w:rsidR="0041203B" w:rsidRDefault="0041203B" w:rsidP="00E73B9D">
      <w:pPr>
        <w:ind w:leftChars="200" w:left="840" w:hangingChars="200" w:hanging="420"/>
        <w:rPr>
          <w:rFonts w:ascii="宋体" w:hAnsi="宋体"/>
        </w:rPr>
      </w:pPr>
      <w:r>
        <w:rPr>
          <w:rFonts w:ascii="宋体" w:hAnsi="宋体" w:hint="eastAsia"/>
        </w:rPr>
        <w:t>1：缓存</w:t>
      </w:r>
      <w:ins w:id="150" w:author="Guohua Deng" w:date="2016-01-23T07:44:00Z">
        <w:r w:rsidR="00760937">
          <w:rPr>
            <w:rFonts w:ascii="宋体" w:hAnsi="宋体" w:hint="eastAsia"/>
          </w:rPr>
          <w:t>（提供一个全页缓存</w:t>
        </w:r>
      </w:ins>
      <w:ins w:id="151" w:author="Guohua Deng" w:date="2016-01-23T07:45:00Z">
        <w:r w:rsidR="00760937">
          <w:rPr>
            <w:rFonts w:ascii="宋体" w:hAnsi="宋体" w:hint="eastAsia"/>
          </w:rPr>
          <w:t>）</w:t>
        </w:r>
      </w:ins>
    </w:p>
    <w:p w:rsidR="0080520E" w:rsidRDefault="0041203B" w:rsidP="00E73B9D">
      <w:pPr>
        <w:ind w:leftChars="200" w:left="840" w:hangingChars="200" w:hanging="420"/>
        <w:rPr>
          <w:rFonts w:ascii="宋体" w:hAnsi="宋体"/>
        </w:rPr>
      </w:pPr>
      <w:r>
        <w:rPr>
          <w:rFonts w:ascii="宋体" w:hAnsi="宋体" w:hint="eastAsia"/>
        </w:rPr>
        <w:t>2：备份</w:t>
      </w:r>
      <w:ins w:id="152" w:author="Guohua Deng" w:date="2016-01-23T07:45:00Z">
        <w:r w:rsidR="00760937">
          <w:rPr>
            <w:rFonts w:ascii="宋体" w:hAnsi="宋体" w:hint="eastAsia"/>
          </w:rPr>
          <w:t>（系统本身有，但最好另行购买主机提供商的增值服务）</w:t>
        </w:r>
      </w:ins>
    </w:p>
    <w:p w:rsidR="0080520E" w:rsidRDefault="009E07DE" w:rsidP="00E73B9D">
      <w:pPr>
        <w:ind w:leftChars="200" w:left="840" w:hangingChars="200" w:hanging="420"/>
        <w:rPr>
          <w:rFonts w:ascii="宋体" w:hAnsi="宋体"/>
        </w:rPr>
      </w:pPr>
      <w:r>
        <w:rPr>
          <w:rFonts w:ascii="宋体" w:hAnsi="宋体" w:hint="eastAsia"/>
        </w:rPr>
        <w:t>3：付款方式有几种对接</w:t>
      </w:r>
      <w:ins w:id="153" w:author="Guohua Deng" w:date="2016-01-23T07:45:00Z">
        <w:r w:rsidR="00760937">
          <w:rPr>
            <w:rFonts w:ascii="宋体" w:hAnsi="宋体" w:hint="eastAsia"/>
          </w:rPr>
          <w:t>（默认paypal，其它要付费，一般每种支付方式在1000元左右）</w:t>
        </w:r>
      </w:ins>
    </w:p>
    <w:p w:rsidR="00275D0E" w:rsidRDefault="00275D0E" w:rsidP="00E73B9D">
      <w:pPr>
        <w:ind w:leftChars="200" w:left="840" w:hangingChars="200" w:hanging="420"/>
        <w:rPr>
          <w:rFonts w:ascii="宋体" w:hAnsi="宋体"/>
        </w:rPr>
      </w:pPr>
      <w:r>
        <w:rPr>
          <w:rFonts w:ascii="宋体" w:hAnsi="宋体" w:hint="eastAsia"/>
        </w:rPr>
        <w:t>4：多货币的设置</w:t>
      </w:r>
      <w:ins w:id="154" w:author="Guohua Deng" w:date="2016-01-23T07:46:00Z">
        <w:r w:rsidR="00760937">
          <w:rPr>
            <w:rFonts w:ascii="宋体" w:hAnsi="宋体" w:hint="eastAsia"/>
          </w:rPr>
          <w:t>（可以的，自动获取汇率或者自定义汇率）</w:t>
        </w:r>
      </w:ins>
    </w:p>
    <w:p w:rsidR="00C625B8" w:rsidRDefault="00C625B8" w:rsidP="00E73B9D">
      <w:pPr>
        <w:ind w:leftChars="200" w:left="840" w:hangingChars="200" w:hanging="420"/>
        <w:rPr>
          <w:rFonts w:ascii="宋体" w:hAnsi="宋体"/>
        </w:rPr>
      </w:pPr>
      <w:r>
        <w:rPr>
          <w:rFonts w:ascii="宋体" w:hAnsi="宋体" w:hint="eastAsia"/>
        </w:rPr>
        <w:t>5：打折，促销，现实抢购和拍卖这些，如何分别在一个页面现实，或者说有单独漂亮的页面现实这个。</w:t>
      </w:r>
      <w:ins w:id="155" w:author="Guohua Deng" w:date="2016-01-23T07:46:00Z">
        <w:r w:rsidR="00760937">
          <w:rPr>
            <w:rFonts w:ascii="宋体" w:hAnsi="宋体" w:hint="eastAsia"/>
          </w:rPr>
          <w:t>（</w:t>
        </w:r>
      </w:ins>
      <w:ins w:id="156" w:author="Guohua Deng" w:date="2016-01-23T07:47:00Z">
        <w:r w:rsidR="00760937">
          <w:rPr>
            <w:rFonts w:ascii="宋体" w:hAnsi="宋体" w:hint="eastAsia"/>
          </w:rPr>
          <w:t>促销单独页面已有，拍卖二期）</w:t>
        </w:r>
      </w:ins>
    </w:p>
    <w:p w:rsidR="00C625B8" w:rsidRDefault="00C625B8" w:rsidP="00E73B9D">
      <w:pPr>
        <w:ind w:leftChars="200" w:left="840" w:hangingChars="200" w:hanging="420"/>
        <w:rPr>
          <w:rFonts w:ascii="宋体" w:hAnsi="宋体"/>
        </w:rPr>
      </w:pPr>
    </w:p>
    <w:p w:rsidR="009E07DE" w:rsidRDefault="009E07DE" w:rsidP="00E73B9D">
      <w:pPr>
        <w:ind w:leftChars="200" w:left="840" w:hangingChars="200" w:hanging="420"/>
        <w:rPr>
          <w:rFonts w:ascii="宋体" w:hAnsi="宋体"/>
        </w:rPr>
      </w:pPr>
    </w:p>
    <w:p w:rsidR="0080520E" w:rsidRDefault="0080520E" w:rsidP="00E73B9D">
      <w:pPr>
        <w:ind w:leftChars="200" w:left="840" w:hangingChars="200" w:hanging="420"/>
        <w:rPr>
          <w:rFonts w:ascii="宋体" w:hAnsi="宋体"/>
        </w:rPr>
      </w:pPr>
      <w:r>
        <w:rPr>
          <w:rFonts w:ascii="宋体" w:hAnsi="宋体" w:hint="eastAsia"/>
        </w:rPr>
        <w:t>十一：</w:t>
      </w:r>
      <w:r w:rsidR="009E07DE">
        <w:rPr>
          <w:rFonts w:ascii="宋体" w:hAnsi="宋体" w:hint="eastAsia"/>
        </w:rPr>
        <w:t>用户中心</w:t>
      </w:r>
    </w:p>
    <w:p w:rsidR="0080520E" w:rsidRDefault="0080520E" w:rsidP="00E73B9D">
      <w:pPr>
        <w:ind w:leftChars="200" w:left="840" w:hangingChars="200" w:hanging="420"/>
        <w:rPr>
          <w:rFonts w:ascii="宋体" w:hAnsi="宋体"/>
        </w:rPr>
      </w:pPr>
      <w:r>
        <w:rPr>
          <w:rFonts w:ascii="宋体" w:hAnsi="宋体" w:hint="eastAsia"/>
        </w:rPr>
        <w:t>1：用户中心里有无积分</w:t>
      </w:r>
      <w:ins w:id="157" w:author="Guohua Deng" w:date="2016-01-23T07:47:00Z">
        <w:r w:rsidR="00760937">
          <w:rPr>
            <w:rFonts w:ascii="宋体" w:hAnsi="宋体" w:hint="eastAsia"/>
          </w:rPr>
          <w:t>（这个要企业版magento，或者另购加配置约2000）</w:t>
        </w:r>
      </w:ins>
    </w:p>
    <w:p w:rsidR="0080520E" w:rsidRDefault="0080520E" w:rsidP="00E73B9D">
      <w:pPr>
        <w:ind w:leftChars="200" w:left="840" w:hangingChars="200" w:hanging="420"/>
        <w:rPr>
          <w:rFonts w:ascii="宋体" w:hAnsi="宋体"/>
        </w:rPr>
      </w:pPr>
      <w:r>
        <w:rPr>
          <w:rFonts w:ascii="宋体" w:hAnsi="宋体" w:hint="eastAsia"/>
        </w:rPr>
        <w:lastRenderedPageBreak/>
        <w:t>2：不同用户等级怎么划分</w:t>
      </w:r>
      <w:ins w:id="158" w:author="Guohua Deng" w:date="2016-01-23T07:47:00Z">
        <w:r w:rsidR="00760937">
          <w:rPr>
            <w:rFonts w:ascii="宋体" w:hAnsi="宋体" w:hint="eastAsia"/>
          </w:rPr>
          <w:t>（可以后台设置，在产品管理那里</w:t>
        </w:r>
      </w:ins>
      <w:ins w:id="159" w:author="Guohua Deng" w:date="2016-01-23T07:48:00Z">
        <w:r w:rsidR="00760937">
          <w:rPr>
            <w:rFonts w:ascii="宋体" w:hAnsi="宋体" w:hint="eastAsia"/>
          </w:rPr>
          <w:t>自行维护每个产品针对不同用户等级的价格）</w:t>
        </w:r>
      </w:ins>
    </w:p>
    <w:p w:rsidR="009E07DE" w:rsidRDefault="009E07DE" w:rsidP="00E73B9D">
      <w:pPr>
        <w:ind w:leftChars="200" w:left="840" w:hangingChars="200" w:hanging="420"/>
        <w:rPr>
          <w:rFonts w:ascii="宋体" w:hAnsi="宋体"/>
        </w:rPr>
      </w:pPr>
      <w:r>
        <w:rPr>
          <w:rFonts w:ascii="宋体" w:hAnsi="宋体" w:hint="eastAsia"/>
        </w:rPr>
        <w:t>3：product reviews 是不是说客户feedback，然后我们有回复在他的问题里 ？</w:t>
      </w:r>
      <w:ins w:id="160" w:author="Guohua Deng" w:date="2016-01-23T07:49:00Z">
        <w:r w:rsidR="00760937">
          <w:rPr>
            <w:rFonts w:ascii="宋体" w:hAnsi="宋体" w:hint="eastAsia"/>
          </w:rPr>
          <w:t>（不是，review</w:t>
        </w:r>
      </w:ins>
      <w:ins w:id="161" w:author="Guohua Deng" w:date="2016-01-23T07:50:00Z">
        <w:r w:rsidR="00760937">
          <w:rPr>
            <w:rFonts w:ascii="宋体" w:hAnsi="宋体" w:hint="eastAsia"/>
          </w:rPr>
          <w:t>是单向的，只能客户对产品评价，你们审核该评价是否在产品页体现。如果要让客户留下feedback，你们对feedback反馈，要进行开发，约1500</w:t>
        </w:r>
      </w:ins>
      <w:ins w:id="162" w:author="Guohua Deng" w:date="2016-01-23T07:49:00Z">
        <w:r w:rsidR="00760937">
          <w:rPr>
            <w:rFonts w:ascii="宋体" w:hAnsi="宋体" w:hint="eastAsia"/>
          </w:rPr>
          <w:t>）</w:t>
        </w:r>
      </w:ins>
    </w:p>
    <w:p w:rsidR="008321DF" w:rsidRDefault="008321DF" w:rsidP="00E73B9D">
      <w:pPr>
        <w:ind w:leftChars="200" w:left="840" w:hangingChars="200" w:hanging="420"/>
        <w:rPr>
          <w:rFonts w:ascii="宋体" w:hAnsi="宋体"/>
        </w:rPr>
      </w:pPr>
      <w:r>
        <w:rPr>
          <w:rFonts w:ascii="宋体" w:hAnsi="宋体" w:hint="eastAsia"/>
        </w:rPr>
        <w:t>4：</w:t>
      </w:r>
      <w:r w:rsidR="00D02317">
        <w:rPr>
          <w:rFonts w:ascii="宋体" w:hAnsi="宋体" w:hint="eastAsia"/>
        </w:rPr>
        <w:t>后台客户查自己的订单也可以查运单号和货运情况之类？能否上传照片 ？</w:t>
      </w:r>
      <w:ins w:id="163" w:author="Guohua Deng" w:date="2016-01-23T07:51:00Z">
        <w:r w:rsidR="00760937">
          <w:rPr>
            <w:rFonts w:ascii="宋体" w:hAnsi="宋体" w:hint="eastAsia"/>
          </w:rPr>
          <w:t>（可以，你们要自行填写相关运单号让客户查，如果想该运单</w:t>
        </w:r>
      </w:ins>
      <w:ins w:id="164" w:author="Guohua Deng" w:date="2016-01-23T07:52:00Z">
        <w:r w:rsidR="00760937">
          <w:rPr>
            <w:rFonts w:ascii="宋体" w:hAnsi="宋体" w:hint="eastAsia"/>
          </w:rPr>
          <w:t>和dhl系统对接要申请api，开发要再付费具体金额看需求。不能上传照片</w:t>
        </w:r>
      </w:ins>
      <w:ins w:id="165" w:author="Guohua Deng" w:date="2016-01-23T07:51:00Z">
        <w:r w:rsidR="00760937">
          <w:rPr>
            <w:rFonts w:ascii="宋体" w:hAnsi="宋体" w:hint="eastAsia"/>
          </w:rPr>
          <w:t>）</w:t>
        </w:r>
      </w:ins>
    </w:p>
    <w:p w:rsidR="00AC3759" w:rsidRDefault="00AC3759" w:rsidP="00E73B9D">
      <w:pPr>
        <w:ind w:leftChars="200" w:left="840" w:hangingChars="200" w:hanging="420"/>
        <w:rPr>
          <w:rFonts w:ascii="宋体" w:hAnsi="宋体"/>
        </w:rPr>
      </w:pPr>
      <w:r>
        <w:rPr>
          <w:rFonts w:ascii="宋体" w:hAnsi="宋体" w:hint="eastAsia"/>
        </w:rPr>
        <w:t>5：订单可以分批发货吗？</w:t>
      </w:r>
      <w:ins w:id="166" w:author="Guohua Deng" w:date="2016-01-23T07:52:00Z">
        <w:r w:rsidR="00760937">
          <w:rPr>
            <w:rFonts w:ascii="宋体" w:hAnsi="宋体" w:hint="eastAsia"/>
          </w:rPr>
          <w:t>（默认不行，只能一批货发）</w:t>
        </w:r>
      </w:ins>
    </w:p>
    <w:p w:rsidR="00494D76" w:rsidRDefault="00494D76" w:rsidP="00E73B9D">
      <w:pPr>
        <w:ind w:leftChars="200" w:left="840" w:hangingChars="200" w:hanging="420"/>
        <w:rPr>
          <w:ins w:id="167" w:author="Guohua Deng" w:date="2016-01-23T09:47:00Z"/>
          <w:rFonts w:ascii="宋体" w:hAnsi="宋体"/>
        </w:rPr>
      </w:pPr>
    </w:p>
    <w:p w:rsidR="00E73B9D" w:rsidRPr="00E73B9D" w:rsidRDefault="00E73B9D" w:rsidP="00E73B9D">
      <w:pPr>
        <w:ind w:leftChars="200" w:left="840" w:hangingChars="200" w:hanging="420"/>
        <w:rPr>
          <w:rFonts w:ascii="宋体" w:hAnsi="宋体"/>
        </w:rPr>
      </w:pPr>
      <w:r>
        <w:rPr>
          <w:rFonts w:ascii="宋体" w:hAnsi="宋体"/>
        </w:rPr>
        <w:br/>
      </w:r>
      <w:r>
        <w:rPr>
          <w:rFonts w:ascii="宋体" w:hAnsi="宋体" w:hint="eastAsia"/>
        </w:rPr>
        <w:t xml:space="preserve"> </w:t>
      </w:r>
    </w:p>
    <w:sectPr w:rsidR="00E73B9D" w:rsidRPr="00E73B9D" w:rsidSect="004A2B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836" w:rsidRDefault="00747836" w:rsidP="007C5033">
      <w:r>
        <w:separator/>
      </w:r>
    </w:p>
  </w:endnote>
  <w:endnote w:type="continuationSeparator" w:id="0">
    <w:p w:rsidR="00747836" w:rsidRDefault="00747836" w:rsidP="007C5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836" w:rsidRDefault="00747836" w:rsidP="007C5033">
      <w:r>
        <w:separator/>
      </w:r>
    </w:p>
  </w:footnote>
  <w:footnote w:type="continuationSeparator" w:id="0">
    <w:p w:rsidR="00747836" w:rsidRDefault="00747836" w:rsidP="007C50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06E32"/>
    <w:multiLevelType w:val="hybridMultilevel"/>
    <w:tmpl w:val="3392E318"/>
    <w:lvl w:ilvl="0" w:tplc="8FA42E2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ohua Deng">
    <w15:presenceInfo w15:providerId="Windows Live" w15:userId="9ce89b31e97c4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E1B"/>
    <w:rsid w:val="00005F37"/>
    <w:rsid w:val="00074E1B"/>
    <w:rsid w:val="000F2AC3"/>
    <w:rsid w:val="00110F15"/>
    <w:rsid w:val="0012107B"/>
    <w:rsid w:val="001360D0"/>
    <w:rsid w:val="001E4A6B"/>
    <w:rsid w:val="002025EE"/>
    <w:rsid w:val="00232B9F"/>
    <w:rsid w:val="00234338"/>
    <w:rsid w:val="002674F8"/>
    <w:rsid w:val="00275D0E"/>
    <w:rsid w:val="002D3967"/>
    <w:rsid w:val="00394D10"/>
    <w:rsid w:val="003F58A4"/>
    <w:rsid w:val="0041203B"/>
    <w:rsid w:val="004200C7"/>
    <w:rsid w:val="004501A8"/>
    <w:rsid w:val="00485EA9"/>
    <w:rsid w:val="00494D76"/>
    <w:rsid w:val="004A2BD6"/>
    <w:rsid w:val="004D235F"/>
    <w:rsid w:val="005222D5"/>
    <w:rsid w:val="00564AB5"/>
    <w:rsid w:val="00581746"/>
    <w:rsid w:val="005F3A8B"/>
    <w:rsid w:val="00747836"/>
    <w:rsid w:val="00760937"/>
    <w:rsid w:val="00783C30"/>
    <w:rsid w:val="007C5033"/>
    <w:rsid w:val="0080520E"/>
    <w:rsid w:val="0082672C"/>
    <w:rsid w:val="008321DF"/>
    <w:rsid w:val="00882558"/>
    <w:rsid w:val="008E0269"/>
    <w:rsid w:val="00910686"/>
    <w:rsid w:val="009E07DE"/>
    <w:rsid w:val="00A51CED"/>
    <w:rsid w:val="00A96E64"/>
    <w:rsid w:val="00AA328A"/>
    <w:rsid w:val="00AC3759"/>
    <w:rsid w:val="00B401B8"/>
    <w:rsid w:val="00C46718"/>
    <w:rsid w:val="00C54275"/>
    <w:rsid w:val="00C625B8"/>
    <w:rsid w:val="00D02317"/>
    <w:rsid w:val="00D52183"/>
    <w:rsid w:val="00D72EEE"/>
    <w:rsid w:val="00D8637F"/>
    <w:rsid w:val="00D9170D"/>
    <w:rsid w:val="00D94443"/>
    <w:rsid w:val="00DB33F2"/>
    <w:rsid w:val="00E64F6B"/>
    <w:rsid w:val="00E73B9D"/>
    <w:rsid w:val="00ED3CDA"/>
    <w:rsid w:val="00EE4B4B"/>
    <w:rsid w:val="00F261E6"/>
    <w:rsid w:val="00F42D4A"/>
    <w:rsid w:val="00FB1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198F1F-198F-459D-91B8-3DF5DAF63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2BD6"/>
    <w:pPr>
      <w:widowControl w:val="0"/>
      <w:jc w:val="both"/>
    </w:pPr>
    <w:rPr>
      <w:kern w:val="2"/>
      <w:sz w:val="21"/>
      <w:szCs w:val="22"/>
    </w:rPr>
  </w:style>
  <w:style w:type="paragraph" w:styleId="1">
    <w:name w:val="heading 1"/>
    <w:basedOn w:val="a"/>
    <w:next w:val="a"/>
    <w:link w:val="1Char"/>
    <w:uiPriority w:val="9"/>
    <w:qFormat/>
    <w:rsid w:val="0058174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4E1B"/>
    <w:pPr>
      <w:ind w:firstLineChars="200" w:firstLine="420"/>
    </w:pPr>
  </w:style>
  <w:style w:type="paragraph" w:styleId="a4">
    <w:name w:val="Balloon Text"/>
    <w:basedOn w:val="a"/>
    <w:link w:val="Char"/>
    <w:uiPriority w:val="99"/>
    <w:semiHidden/>
    <w:unhideWhenUsed/>
    <w:rsid w:val="004501A8"/>
    <w:rPr>
      <w:sz w:val="18"/>
      <w:szCs w:val="18"/>
    </w:rPr>
  </w:style>
  <w:style w:type="character" w:customStyle="1" w:styleId="Char">
    <w:name w:val="批注框文本 Char"/>
    <w:basedOn w:val="a0"/>
    <w:link w:val="a4"/>
    <w:uiPriority w:val="99"/>
    <w:semiHidden/>
    <w:rsid w:val="004501A8"/>
    <w:rPr>
      <w:sz w:val="18"/>
      <w:szCs w:val="18"/>
    </w:rPr>
  </w:style>
  <w:style w:type="paragraph" w:styleId="a5">
    <w:name w:val="header"/>
    <w:basedOn w:val="a"/>
    <w:link w:val="Char0"/>
    <w:uiPriority w:val="99"/>
    <w:unhideWhenUsed/>
    <w:rsid w:val="007C50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C5033"/>
    <w:rPr>
      <w:kern w:val="2"/>
      <w:sz w:val="18"/>
      <w:szCs w:val="18"/>
    </w:rPr>
  </w:style>
  <w:style w:type="paragraph" w:styleId="a6">
    <w:name w:val="footer"/>
    <w:basedOn w:val="a"/>
    <w:link w:val="Char1"/>
    <w:uiPriority w:val="99"/>
    <w:unhideWhenUsed/>
    <w:rsid w:val="007C5033"/>
    <w:pPr>
      <w:tabs>
        <w:tab w:val="center" w:pos="4153"/>
        <w:tab w:val="right" w:pos="8306"/>
      </w:tabs>
      <w:snapToGrid w:val="0"/>
      <w:jc w:val="left"/>
    </w:pPr>
    <w:rPr>
      <w:sz w:val="18"/>
      <w:szCs w:val="18"/>
    </w:rPr>
  </w:style>
  <w:style w:type="character" w:customStyle="1" w:styleId="Char1">
    <w:name w:val="页脚 Char"/>
    <w:basedOn w:val="a0"/>
    <w:link w:val="a6"/>
    <w:uiPriority w:val="99"/>
    <w:rsid w:val="007C5033"/>
    <w:rPr>
      <w:kern w:val="2"/>
      <w:sz w:val="18"/>
      <w:szCs w:val="18"/>
    </w:rPr>
  </w:style>
  <w:style w:type="character" w:customStyle="1" w:styleId="1Char">
    <w:name w:val="标题 1 Char"/>
    <w:basedOn w:val="a0"/>
    <w:link w:val="1"/>
    <w:uiPriority w:val="9"/>
    <w:rsid w:val="0058174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64846">
      <w:bodyDiv w:val="1"/>
      <w:marLeft w:val="0"/>
      <w:marRight w:val="0"/>
      <w:marTop w:val="0"/>
      <w:marBottom w:val="0"/>
      <w:divBdr>
        <w:top w:val="none" w:sz="0" w:space="0" w:color="auto"/>
        <w:left w:val="none" w:sz="0" w:space="0" w:color="auto"/>
        <w:bottom w:val="none" w:sz="0" w:space="0" w:color="auto"/>
        <w:right w:val="none" w:sz="0" w:space="0" w:color="auto"/>
      </w:divBdr>
      <w:divsChild>
        <w:div w:id="925381402">
          <w:marLeft w:val="0"/>
          <w:marRight w:val="0"/>
          <w:marTop w:val="0"/>
          <w:marBottom w:val="0"/>
          <w:divBdr>
            <w:top w:val="none" w:sz="0" w:space="0" w:color="auto"/>
            <w:left w:val="none" w:sz="0" w:space="0" w:color="auto"/>
            <w:bottom w:val="none" w:sz="0" w:space="0" w:color="auto"/>
            <w:right w:val="none" w:sz="0" w:space="0" w:color="auto"/>
          </w:divBdr>
        </w:div>
      </w:divsChild>
    </w:div>
    <w:div w:id="1102846241">
      <w:bodyDiv w:val="1"/>
      <w:marLeft w:val="0"/>
      <w:marRight w:val="0"/>
      <w:marTop w:val="0"/>
      <w:marBottom w:val="0"/>
      <w:divBdr>
        <w:top w:val="none" w:sz="0" w:space="0" w:color="auto"/>
        <w:left w:val="none" w:sz="0" w:space="0" w:color="auto"/>
        <w:bottom w:val="none" w:sz="0" w:space="0" w:color="auto"/>
        <w:right w:val="none" w:sz="0" w:space="0" w:color="auto"/>
      </w:divBdr>
      <w:divsChild>
        <w:div w:id="1185366799">
          <w:marLeft w:val="0"/>
          <w:marRight w:val="0"/>
          <w:marTop w:val="0"/>
          <w:marBottom w:val="0"/>
          <w:divBdr>
            <w:top w:val="none" w:sz="0" w:space="0" w:color="auto"/>
            <w:left w:val="none" w:sz="0" w:space="0" w:color="auto"/>
            <w:bottom w:val="none" w:sz="0" w:space="0" w:color="auto"/>
            <w:right w:val="none" w:sz="0" w:space="0" w:color="auto"/>
          </w:divBdr>
        </w:div>
      </w:divsChild>
    </w:div>
    <w:div w:id="147672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387</Words>
  <Characters>2211</Characters>
  <Application>Microsoft Office Word</Application>
  <DocSecurity>0</DocSecurity>
  <Lines>18</Lines>
  <Paragraphs>5</Paragraphs>
  <ScaleCrop>false</ScaleCrop>
  <Company/>
  <LinksUpToDate>false</LinksUpToDate>
  <CharactersWithSpaces>2593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Guohua Deng</cp:lastModifiedBy>
  <cp:revision>5</cp:revision>
  <dcterms:created xsi:type="dcterms:W3CDTF">2016-01-25T01:21:00Z</dcterms:created>
  <dcterms:modified xsi:type="dcterms:W3CDTF">2016-01-25T01:22:00Z</dcterms:modified>
</cp:coreProperties>
</file>